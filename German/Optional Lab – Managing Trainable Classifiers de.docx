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CD767" w14:textId="0BFFAAF7" w:rsidR="00992DA3" w:rsidRDefault="003B2122">
      <w:pPr>
        <w:pStyle w:val="Heading1"/>
      </w:pPr>
      <w:r w:rsidRPr="00FD27DA">
        <w:t xml:space="preserve">Übung 3 </w:t>
      </w:r>
      <w:r w:rsidR="00681657">
        <w:t>–</w:t>
      </w:r>
      <w:r w:rsidRPr="00FD27DA">
        <w:t xml:space="preserve"> </w:t>
      </w:r>
      <w:r w:rsidR="00681657">
        <w:t xml:space="preserve">Verwaltung von </w:t>
      </w:r>
      <w:r w:rsidRPr="00FD27DA">
        <w:t>Trainable Classifiers</w:t>
      </w:r>
    </w:p>
    <w:p w14:paraId="43205559" w14:textId="77777777" w:rsidR="00992DA3" w:rsidRDefault="003B2122">
      <w:pPr>
        <w:pStyle w:val="Heading2"/>
      </w:pPr>
      <w:r w:rsidRPr="00FD27DA">
        <w:t>Zielsetzung:</w:t>
      </w:r>
    </w:p>
    <w:p w14:paraId="4A770362" w14:textId="54600B79" w:rsidR="00992DA3" w:rsidRDefault="003B2122">
      <w:r w:rsidRPr="00FD27DA">
        <w:t xml:space="preserve">Der Tenant von Contoso Ltd. enthält eine SharePoint-Websitesammlung mit dem Namen "Vertrieb und Marketing", die in Zukunft zur Speicherung mehrerer finanzbezogener Dokumente und Berichte verwendet werden soll. Aufgrund der Art dieser Dokumente müssen Sie einen </w:t>
      </w:r>
      <w:r w:rsidR="002F7EE5">
        <w:t>Trainable Classif</w:t>
      </w:r>
      <w:r>
        <w:t>i</w:t>
      </w:r>
      <w:r w:rsidR="002F7EE5">
        <w:t>er</w:t>
      </w:r>
      <w:r w:rsidRPr="00FD27DA">
        <w:t xml:space="preserve"> erstellen, um diese Dateien zu erkennen und zu kennzeichnen. Zu diesem Zweck werden Sie in diesem Labor benutzerdefinierte trainierbare Klassifikatoren aktivieren und einen neuen Klassifikator erstellen.</w:t>
      </w:r>
    </w:p>
    <w:p w14:paraId="52C9AE74" w14:textId="77777777" w:rsidR="00992DA3" w:rsidRDefault="003B2122">
      <w:commentRangeStart w:id="0"/>
      <w:r w:rsidRPr="00FD27DA">
        <w:rPr>
          <w:b/>
          <w:bCs/>
        </w:rPr>
        <w:t>Wichtig!:</w:t>
      </w:r>
      <w:r w:rsidRPr="00FD27DA">
        <w:t xml:space="preserve"> Nach der Aktivierung trainierbarer Classifier in einem Tenant dauert es zwischen 7 und 14 Tagen, bis benutzerdefinierte trainierbare Classifier erstellt werden können. Die Schaltfläche zum Erstellen eines neuen trainierbaren Klassifizierers ist erst verfügbar, wenn der gesamte Aktivierungsprozess abgeschlossen ist. Daher können Sie jetzt nur Aufgabe 1 durchführen. Wenn Sie die Aufgaben 2 und 3 durchführen möchten, müssen Sie warten, bis die Einrichtung der trainierbaren Klassifizierer abgeschlossen ist. De</w:t>
      </w:r>
      <w:r w:rsidRPr="00FD27DA">
        <w:t>r Microsoft 365-Tenant, den Sie zur Durchführung von Aufgabe 1 verwenden, sollte noch 30 Tage lang zusammen mit Ihrer Umgebung aktiv sein.</w:t>
      </w:r>
      <w:commentRangeEnd w:id="0"/>
      <w:r w:rsidR="00791E0B">
        <w:rPr>
          <w:rStyle w:val="CommentReference"/>
        </w:rPr>
        <w:commentReference w:id="0"/>
      </w:r>
    </w:p>
    <w:p w14:paraId="28554C27" w14:textId="77777777" w:rsidR="00992DA3" w:rsidRDefault="003B2122">
      <w:pPr>
        <w:pStyle w:val="Heading2"/>
      </w:pPr>
      <w:commentRangeStart w:id="1"/>
      <w:r w:rsidRPr="00FD27DA">
        <w:t>Übung 1 - Aktivieren trainierbarer Classifier</w:t>
      </w:r>
      <w:commentRangeEnd w:id="1"/>
      <w:r w:rsidR="00791E0B">
        <w:rPr>
          <w:rStyle w:val="CommentReference"/>
          <w:rFonts w:asciiTheme="minorHAnsi" w:eastAsiaTheme="minorHAnsi" w:hAnsiTheme="minorHAnsi" w:cstheme="minorBidi"/>
          <w:color w:val="auto"/>
        </w:rPr>
        <w:commentReference w:id="1"/>
      </w:r>
    </w:p>
    <w:p w14:paraId="0C9B13F5" w14:textId="77777777" w:rsidR="00992DA3" w:rsidRDefault="003B2122">
      <w:r w:rsidRPr="00FD27DA">
        <w:t xml:space="preserve">Bevor Sie benutzerdefinierte Trainable Classifiers erstellen können, müssen Sie die Funktion in einem Mandanten aktivieren. Für die Aktivierung sind die Berechtigungen eines globalen Administrators erforderlich. Sie melden sich vom Konto </w:t>
      </w:r>
      <w:r w:rsidRPr="000F1C26">
        <w:rPr>
          <w:highlight w:val="red"/>
          <w:rPrChange w:id="2" w:author="Dharti Jagani" w:date="2024-08-16T14:32:00Z" w16du:dateUtc="2024-08-16T09:02:00Z">
            <w:rPr/>
          </w:rPrChange>
        </w:rPr>
        <w:t xml:space="preserve">von Patti </w:t>
      </w:r>
      <w:del w:id="3" w:author="Dharti Jagani" w:date="2024-08-16T14:32:00Z" w16du:dateUtc="2024-08-16T09:02:00Z">
        <w:r w:rsidRPr="000F1C26" w:rsidDel="000F1C26">
          <w:rPr>
            <w:highlight w:val="red"/>
            <w:rPrChange w:id="4" w:author="Dharti Jagani" w:date="2024-08-16T14:32:00Z" w16du:dateUtc="2024-08-16T09:02:00Z">
              <w:rPr/>
            </w:rPrChange>
          </w:rPr>
          <w:delText>Chris Green</w:delText>
        </w:r>
      </w:del>
      <w:ins w:id="5" w:author="Dharti Jagani" w:date="2024-08-16T14:32:00Z" w16du:dateUtc="2024-08-16T09:02:00Z">
        <w:r w:rsidR="000F1C26" w:rsidRPr="000F1C26">
          <w:rPr>
            <w:highlight w:val="red"/>
            <w:rPrChange w:id="6" w:author="Dharti Jagani" w:date="2024-08-16T14:32:00Z" w16du:dateUtc="2024-08-16T09:02:00Z">
              <w:rPr/>
            </w:rPrChange>
          </w:rPr>
          <w:t>Fernandez</w:t>
        </w:r>
      </w:ins>
      <w:r w:rsidRPr="00FD27DA">
        <w:t xml:space="preserve"> ab und verwenden den MOD-Administrator, um die Funktion zuerst zu aktivieren.</w:t>
      </w:r>
    </w:p>
    <w:p w14:paraId="34595946" w14:textId="77777777" w:rsidR="00992DA3" w:rsidRDefault="003B2122">
      <w:pPr>
        <w:numPr>
          <w:ilvl w:val="0"/>
          <w:numId w:val="41"/>
        </w:numPr>
      </w:pPr>
      <w:r w:rsidRPr="00FD27DA">
        <w:t xml:space="preserve">Navigieren Sie in </w:t>
      </w:r>
      <w:r w:rsidRPr="00FD27DA">
        <w:rPr>
          <w:b/>
          <w:bCs/>
        </w:rPr>
        <w:t xml:space="preserve">Microsoft Edge </w:t>
      </w:r>
      <w:r w:rsidRPr="00FD27DA">
        <w:t xml:space="preserve">zu </w:t>
      </w:r>
      <w:r w:rsidRPr="00FD27DA">
        <w:rPr>
          <w:b/>
          <w:bCs/>
        </w:rPr>
        <w:t>https://compliance.microsoft.com.</w:t>
      </w:r>
    </w:p>
    <w:p w14:paraId="62C29FE7" w14:textId="77777777" w:rsidR="00992DA3" w:rsidRDefault="003B2122">
      <w:pPr>
        <w:numPr>
          <w:ilvl w:val="0"/>
          <w:numId w:val="41"/>
        </w:numPr>
      </w:pPr>
      <w:r w:rsidRPr="00FD27DA">
        <w:t xml:space="preserve">Loggen Sie sich als </w:t>
      </w:r>
      <w:r w:rsidRPr="00FD27DA">
        <w:rPr>
          <w:b/>
          <w:bCs/>
        </w:rPr>
        <w:t xml:space="preserve">MOD-Administrator </w:t>
      </w:r>
      <w:r w:rsidRPr="00FD27DA">
        <w:t>in das Portal ein und verwenden Sie dazu die Anmeldedaten, die Sie auf der Registerkarte Ressourcen Ihrer Laborumgebung finden.</w:t>
      </w:r>
    </w:p>
    <w:p w14:paraId="5F7D5A13" w14:textId="77777777" w:rsidR="00992DA3" w:rsidRDefault="003B2122">
      <w:r w:rsidRPr="00FD27DA">
        <w:lastRenderedPageBreak/>
        <w:fldChar w:fldCharType="begin"/>
      </w:r>
      <w:r w:rsidRPr="00FD27DA">
        <w:instrText xml:space="preserve"> INCLUDEPICTURE "https://labondemand.blob.core.windows.net/content/lab149520/instructions237223%5CMedia3%5Cimage1.png" \* MERGEFORMATINET </w:instrText>
      </w:r>
      <w:r w:rsidRPr="00FD27DA">
        <w:fldChar w:fldCharType="separate"/>
      </w:r>
      <w:r w:rsidRPr="00FD27DA">
        <w:rPr>
          <w:noProof/>
        </w:rPr>
        <w:drawing>
          <wp:inline distT="0" distB="0" distL="0" distR="0" wp14:anchorId="452C3184" wp14:editId="76950792">
            <wp:extent cx="4578985" cy="8863330"/>
            <wp:effectExtent l="0" t="0" r="5715" b="1270"/>
            <wp:docPr id="2029947183" name="Picture 4"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985" cy="8863330"/>
                    </a:xfrm>
                    <a:prstGeom prst="rect">
                      <a:avLst/>
                    </a:prstGeom>
                    <a:noFill/>
                    <a:ln>
                      <a:noFill/>
                    </a:ln>
                  </pic:spPr>
                </pic:pic>
              </a:graphicData>
            </a:graphic>
          </wp:inline>
        </w:drawing>
      </w:r>
      <w:r w:rsidRPr="00FD27DA">
        <w:fldChar w:fldCharType="end"/>
      </w:r>
    </w:p>
    <w:p w14:paraId="66F58017" w14:textId="77777777" w:rsidR="00992DA3" w:rsidRDefault="003B2122">
      <w:pPr>
        <w:numPr>
          <w:ilvl w:val="0"/>
          <w:numId w:val="41"/>
        </w:numPr>
      </w:pPr>
      <w:r w:rsidRPr="00FD27DA">
        <w:lastRenderedPageBreak/>
        <w:t xml:space="preserve">Navigieren Sie im linken Navigationsbereich unter </w:t>
      </w:r>
      <w:r w:rsidRPr="00FD27DA">
        <w:rPr>
          <w:b/>
          <w:bCs/>
        </w:rPr>
        <w:t xml:space="preserve">Data Classification </w:t>
      </w:r>
      <w:r w:rsidRPr="00FD27DA">
        <w:t xml:space="preserve">zu </w:t>
      </w:r>
      <w:r w:rsidRPr="00FD27DA">
        <w:rPr>
          <w:b/>
          <w:bCs/>
        </w:rPr>
        <w:t xml:space="preserve">Classifiers </w:t>
      </w:r>
      <w:r w:rsidRPr="00FD27DA">
        <w:t xml:space="preserve">und wählen Sie im oberen Bereich </w:t>
      </w:r>
      <w:r w:rsidRPr="00FD27DA">
        <w:rPr>
          <w:b/>
          <w:bCs/>
        </w:rPr>
        <w:t xml:space="preserve">Trainable Classifiers </w:t>
      </w:r>
      <w:r w:rsidRPr="00FD27DA">
        <w:t>aus.</w:t>
      </w:r>
    </w:p>
    <w:p w14:paraId="733FCF7D" w14:textId="77777777" w:rsidR="00992DA3" w:rsidRDefault="003B2122">
      <w:pPr>
        <w:numPr>
          <w:ilvl w:val="0"/>
          <w:numId w:val="41"/>
        </w:numPr>
      </w:pPr>
      <w:r w:rsidRPr="00FD27DA">
        <w:t xml:space="preserve">Wenn Sie das Fenster </w:t>
      </w:r>
      <w:r w:rsidRPr="00FD27DA">
        <w:rPr>
          <w:b/>
          <w:bCs/>
        </w:rPr>
        <w:t xml:space="preserve">Erste Schritte mit Trainable Classifiers </w:t>
      </w:r>
      <w:r w:rsidRPr="00FD27DA">
        <w:t xml:space="preserve">sehen, wählen Sie </w:t>
      </w:r>
      <w:r w:rsidRPr="00FD27DA">
        <w:rPr>
          <w:b/>
          <w:bCs/>
        </w:rPr>
        <w:t>Scanvorgang starten</w:t>
      </w:r>
      <w:r w:rsidRPr="00FD27DA">
        <w:t>.</w:t>
      </w:r>
    </w:p>
    <w:p w14:paraId="7207E625" w14:textId="77777777" w:rsidR="00992DA3" w:rsidRDefault="003B2122">
      <w:r w:rsidRPr="00FD27DA">
        <w:fldChar w:fldCharType="begin"/>
      </w:r>
      <w:r w:rsidRPr="00FD27DA">
        <w:instrText xml:space="preserve"> INCLUDEPICTURE "/Users/dhartijagani/Library/Group Containers/UBF8T346G9.ms/WebArchiveCopyPasteTempFiles/com.microsoft.Word/image2.png" \* MERGEFORMATINET </w:instrText>
      </w:r>
      <w:r w:rsidRPr="00FD27DA">
        <w:fldChar w:fldCharType="separate"/>
      </w:r>
      <w:r w:rsidRPr="00FD27DA">
        <w:rPr>
          <w:noProof/>
        </w:rPr>
        <w:drawing>
          <wp:inline distT="0" distB="0" distL="0" distR="0" wp14:anchorId="4B74619B" wp14:editId="7B6F0DC6">
            <wp:extent cx="5731510" cy="3260090"/>
            <wp:effectExtent l="0" t="0" r="0" b="3810"/>
            <wp:docPr id="1436462392" name="Picture 3"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oken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r w:rsidRPr="00FD27DA">
        <w:fldChar w:fldCharType="end"/>
      </w:r>
    </w:p>
    <w:p w14:paraId="3414FD79" w14:textId="77777777" w:rsidR="00992DA3" w:rsidRDefault="003B2122">
      <w:pPr>
        <w:numPr>
          <w:ilvl w:val="0"/>
          <w:numId w:val="41"/>
        </w:numPr>
      </w:pPr>
      <w:r w:rsidRPr="00FD27DA">
        <w:t>Aktualisieren Sie das Browserfenster.</w:t>
      </w:r>
    </w:p>
    <w:p w14:paraId="244CD151" w14:textId="77777777" w:rsidR="00992DA3" w:rsidRDefault="003B2122">
      <w:pPr>
        <w:numPr>
          <w:ilvl w:val="0"/>
          <w:numId w:val="41"/>
        </w:numPr>
      </w:pPr>
      <w:r w:rsidRPr="00FD27DA">
        <w:t xml:space="preserve">Lesen Sie das Informationsbanner am oberen Rand des Fensters mit der Meldung </w:t>
      </w:r>
      <w:r w:rsidRPr="00FD27DA">
        <w:rPr>
          <w:b/>
          <w:bCs/>
        </w:rPr>
        <w:t>Um Sie für die Erstellung von Trainable Classifiers einzurichten, scannen wir derzeit Ihre Inhaltsorte, um Analysen zu erstellen, die uns dabei helfen, herauszufinden, welche Art von Inhalten sich in Ihrem Unternehmen befindet. Dieser Vorgang wird 7 bis 14 Tage in Anspruch nehmen</w:t>
      </w:r>
      <w:r w:rsidRPr="00FD27DA">
        <w:t>.</w:t>
      </w:r>
    </w:p>
    <w:p w14:paraId="3206D968" w14:textId="77777777" w:rsidR="00992DA3" w:rsidRDefault="003B2122">
      <w:pPr>
        <w:numPr>
          <w:ilvl w:val="0"/>
          <w:numId w:val="41"/>
        </w:numPr>
      </w:pPr>
      <w:r w:rsidRPr="00FD27DA">
        <w:t>Lassen Sie den Client geöffnet.</w:t>
      </w:r>
    </w:p>
    <w:p w14:paraId="4BCF4179" w14:textId="77777777" w:rsidR="00992DA3" w:rsidRDefault="003B2122">
      <w:r w:rsidRPr="00FD27DA">
        <w:t xml:space="preserve">Sie haben erfolgreich Trainable Classifiers in Ihrem Mandanten aktiviert. Sie müssen nun zwischen 7 und 14 Tagen warten, bis die Schaltfläche </w:t>
      </w:r>
      <w:r w:rsidRPr="00FD27DA">
        <w:rPr>
          <w:b/>
          <w:bCs/>
        </w:rPr>
        <w:t xml:space="preserve">Trainable Classifiers erstellen </w:t>
      </w:r>
      <w:r w:rsidRPr="00FD27DA">
        <w:t>verfügbar wird. Wenn Sie sich in einem Klassenzimmer befinden und nicht 7 bis 14 Tage warten können, bis die Verarbeitung von Trainable Classifiers abgeschlossen ist, können Sie die restlichen Aufgaben in dieser Übung durchführen, indem Sie sich später, wenn die Verarbeitung von Trainable Classifiers abgeschlossen ist, bei dem Ihnen zur Verfügung gestellten Tenant anmelden. Ihr Tenant sollte noch aktiv sein.</w:t>
      </w:r>
    </w:p>
    <w:p w14:paraId="690F9EDD" w14:textId="77777777" w:rsidR="00992DA3" w:rsidRDefault="003B2122">
      <w:r w:rsidRPr="00FD27DA">
        <w:rPr>
          <w:b/>
          <w:bCs/>
        </w:rPr>
        <w:t>Anmerkung</w:t>
      </w:r>
      <w:r w:rsidRPr="00FD27DA">
        <w:t>:</w:t>
      </w:r>
    </w:p>
    <w:p w14:paraId="174E714F" w14:textId="77777777" w:rsidR="00992DA3" w:rsidRDefault="003B2122">
      <w:r w:rsidRPr="00FD27DA">
        <w:t>Die nächsten Übungen erfordern, dass die Trainable Classifiers, die erstellt wurden, live sind. Sie können diese Übungen danach als Hausaufgabe durchführen.</w:t>
      </w:r>
    </w:p>
    <w:p w14:paraId="375DA231" w14:textId="77777777" w:rsidR="00992DA3" w:rsidRDefault="003B2122">
      <w:pPr>
        <w:pStyle w:val="Heading2"/>
      </w:pPr>
      <w:r w:rsidRPr="00DB3EA5">
        <w:t>Übung</w:t>
      </w:r>
      <w:del w:id="7" w:author="Dharti Jagani" w:date="2024-08-14T18:52:00Z" w16du:dateUtc="2024-08-14T13:22:00Z">
        <w:r w:rsidRPr="00DB3EA5" w:rsidDel="00791E0B">
          <w:delText xml:space="preserve">2 </w:delText>
        </w:r>
      </w:del>
      <w:r w:rsidRPr="00DB3EA5">
        <w:t xml:space="preserve"> 1 - Erstellen eines trainierbaren</w:t>
      </w:r>
      <w:commentRangeStart w:id="8"/>
      <w:r w:rsidRPr="00DB3EA5">
        <w:t xml:space="preserve"> Klassifikators</w:t>
      </w:r>
      <w:commentRangeEnd w:id="8"/>
      <w:r w:rsidR="00F45AF7">
        <w:rPr>
          <w:rStyle w:val="CommentReference"/>
          <w:rFonts w:asciiTheme="minorHAnsi" w:eastAsiaTheme="minorHAnsi" w:hAnsiTheme="minorHAnsi" w:cstheme="minorBidi"/>
          <w:color w:val="auto"/>
        </w:rPr>
        <w:commentReference w:id="8"/>
      </w:r>
      <w:del w:id="9" w:author="Dharti Jagani" w:date="2024-08-14T18:52:00Z" w16du:dateUtc="2024-08-14T13:22:00Z">
        <w:r w:rsidRPr="00DB3EA5" w:rsidDel="00791E0B">
          <w:delText xml:space="preserve"> (Homework lab task)</w:delText>
        </w:r>
      </w:del>
    </w:p>
    <w:p w14:paraId="64EE4622" w14:textId="77777777" w:rsidR="00992DA3" w:rsidRDefault="003B2122">
      <w:del w:id="10" w:author="Dharti Jagani" w:date="2024-08-14T18:52:00Z" w16du:dateUtc="2024-08-14T13:22:00Z">
        <w:r w:rsidRPr="00FD27DA" w:rsidDel="00791E0B">
          <w:delText>After trainable classifiers have been activated successfully, the </w:delText>
        </w:r>
        <w:r w:rsidRPr="00FD27DA" w:rsidDel="00791E0B">
          <w:rPr>
            <w:b/>
            <w:bCs/>
          </w:rPr>
          <w:delText>Create trainable classifiers</w:delText>
        </w:r>
        <w:r w:rsidRPr="00FD27DA" w:rsidDel="00791E0B">
          <w:delText xml:space="preserve"> button becomes available and it is possible to create a new custom </w:delText>
        </w:r>
        <w:r w:rsidRPr="00FD27DA" w:rsidDel="00791E0B">
          <w:lastRenderedPageBreak/>
          <w:delText xml:space="preserve">classifier. </w:delText>
        </w:r>
      </w:del>
      <w:r w:rsidRPr="00FD27DA">
        <w:t>In dieser Aufgabe erstellt</w:t>
      </w:r>
      <w:del w:id="11" w:author="Dharti Jagani" w:date="2024-08-14T18:52:00Z" w16du:dateUtc="2024-08-14T13:22:00Z">
        <w:r w:rsidRPr="00FD27DA" w:rsidDel="00791E0B">
          <w:delText xml:space="preserve">Chris </w:delText>
        </w:r>
      </w:del>
      <w:r w:rsidRPr="00FD27DA">
        <w:t xml:space="preserve"> Patti einen neuen trainierbaren Klassifikator und wählt verschiedene SharePoint-Sites zur Identifizierung typischer Daten aus, die von Contoso Ltd. erstellt und gespeichert werden.</w:t>
      </w:r>
    </w:p>
    <w:p w14:paraId="2405654A" w14:textId="77777777" w:rsidR="00992DA3" w:rsidRDefault="003B2122">
      <w:pPr>
        <w:numPr>
          <w:ilvl w:val="0"/>
          <w:numId w:val="42"/>
        </w:numPr>
        <w:rPr>
          <w:ins w:id="12" w:author="Dharti Jagani" w:date="2024-08-14T19:07:00Z" w16du:dateUtc="2024-08-14T13:37:00Z"/>
        </w:rPr>
      </w:pPr>
      <w:ins w:id="13" w:author="Dharti Jagani" w:date="2024-08-14T19:07:00Z" w16du:dateUtc="2024-08-14T13:37:00Z">
        <w:r w:rsidRPr="009C74FC">
          <w:t xml:space="preserve">Öffnen Sie in </w:t>
        </w:r>
        <w:r w:rsidRPr="009C74FC">
          <w:rPr>
            <w:b/>
            <w:bCs/>
          </w:rPr>
          <w:t xml:space="preserve">Microsoft Edge </w:t>
        </w:r>
        <w:r w:rsidRPr="009C74FC">
          <w:t xml:space="preserve">ein </w:t>
        </w:r>
        <w:r w:rsidRPr="009C74FC">
          <w:rPr>
            <w:b/>
            <w:bCs/>
          </w:rPr>
          <w:t>neues InPrivate-Fenster</w:t>
        </w:r>
        <w:r w:rsidRPr="00223AB3">
          <w:t xml:space="preserve">, </w:t>
        </w:r>
        <w:r w:rsidRPr="009C74FC">
          <w:t xml:space="preserve">navigieren Sie zu </w:t>
        </w:r>
        <w:r w:rsidRPr="008462E0">
          <w:rPr>
            <w:b/>
            <w:bCs/>
            <w:color w:val="3A7C22" w:themeColor="accent6" w:themeShade="BF"/>
          </w:rPr>
          <w:t xml:space="preserve">+++https://purview.microsoft.com+++ </w:t>
        </w:r>
        <w:r w:rsidRPr="009C74FC">
          <w:t xml:space="preserve">und melden Sie sich </w:t>
        </w:r>
        <w:r>
          <w:t xml:space="preserve">als </w:t>
        </w:r>
        <w:r>
          <w:rPr>
            <w:b/>
            <w:bCs/>
          </w:rPr>
          <w:t xml:space="preserve">Patti Fernandez </w:t>
        </w:r>
        <w:r w:rsidRPr="00E05D43">
          <w:t xml:space="preserve">mit dem Benutzernamen </w:t>
        </w:r>
        <w:r w:rsidRPr="008252CC">
          <w:rPr>
            <w:b/>
            <w:bCs/>
          </w:rPr>
          <w:t xml:space="preserve">PattiF@WWLxXXXXXX.onmicrosoft.com </w:t>
        </w:r>
        <w:r w:rsidRPr="00E05D43">
          <w:t xml:space="preserve">und dem </w:t>
        </w:r>
        <w:r>
          <w:rPr>
            <w:lang w:val="en-GB"/>
          </w:rPr>
          <w:t xml:space="preserve">auf der Registerkarte "Ressourcen" angegebenen </w:t>
        </w:r>
        <w:r w:rsidRPr="000E0DB9">
          <w:rPr>
            <w:lang w:val="en-GB"/>
          </w:rPr>
          <w:t xml:space="preserve">Benutzerkennwort </w:t>
        </w:r>
        <w:r w:rsidRPr="009C74FC">
          <w:t>an.</w:t>
        </w:r>
      </w:ins>
    </w:p>
    <w:p w14:paraId="7E0B80AD" w14:textId="77777777" w:rsidR="00992DA3" w:rsidRDefault="003B2122">
      <w:pPr>
        <w:numPr>
          <w:ilvl w:val="0"/>
          <w:numId w:val="42"/>
        </w:numPr>
        <w:rPr>
          <w:ins w:id="14" w:author="Dharti Jagani" w:date="2024-08-14T19:07:00Z" w16du:dateUtc="2024-08-14T13:37:00Z"/>
        </w:rPr>
      </w:pPr>
      <w:ins w:id="15" w:author="Dharti Jagani" w:date="2024-08-14T19:07:00Z" w16du:dateUtc="2024-08-14T13:37:00Z">
        <w:r>
          <w:t xml:space="preserve">Wählen Sie in der linken Navigation </w:t>
        </w:r>
        <w:r w:rsidRPr="008252CC">
          <w:rPr>
            <w:b/>
            <w:bCs/>
          </w:rPr>
          <w:t xml:space="preserve">Lösungen </w:t>
        </w:r>
        <w:r>
          <w:t xml:space="preserve">&gt; </w:t>
        </w:r>
        <w:r w:rsidRPr="008252CC">
          <w:rPr>
            <w:b/>
            <w:bCs/>
          </w:rPr>
          <w:t xml:space="preserve">Data </w:t>
        </w:r>
        <w:r>
          <w:rPr>
            <w:b/>
            <w:bCs/>
          </w:rPr>
          <w:t>Loss Prevention</w:t>
        </w:r>
        <w:r>
          <w:t>.</w:t>
        </w:r>
      </w:ins>
    </w:p>
    <w:p w14:paraId="694A594A" w14:textId="77777777" w:rsidR="000C7BB7" w:rsidRDefault="000C7BB7" w:rsidP="000C7BB7">
      <w:pPr>
        <w:rPr>
          <w:ins w:id="16" w:author="Dharti Jagani" w:date="2024-08-14T19:07:00Z" w16du:dateUtc="2024-08-14T13:37:00Z"/>
        </w:rPr>
      </w:pPr>
      <w:ins w:id="17" w:author="Dharti Jagani" w:date="2024-08-14T19:07:00Z" w16du:dateUtc="2024-08-14T13:37:00Z">
        <w:r w:rsidRPr="00654392">
          <w:rPr>
            <w:noProof/>
          </w:rPr>
          <w:drawing>
            <wp:inline distT="0" distB="0" distL="0" distR="0" wp14:anchorId="7741D3DC" wp14:editId="2DAF2367">
              <wp:extent cx="5731510" cy="3235960"/>
              <wp:effectExtent l="0" t="0" r="0" b="2540"/>
              <wp:docPr id="1519270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0617" name="Picture 1" descr="A screenshot of a computer&#10;&#10;Description automatically generated"/>
                      <pic:cNvPicPr/>
                    </pic:nvPicPr>
                    <pic:blipFill>
                      <a:blip r:embed="rId12"/>
                      <a:stretch>
                        <a:fillRect/>
                      </a:stretch>
                    </pic:blipFill>
                    <pic:spPr>
                      <a:xfrm>
                        <a:off x="0" y="0"/>
                        <a:ext cx="5731510" cy="3235960"/>
                      </a:xfrm>
                      <a:prstGeom prst="rect">
                        <a:avLst/>
                      </a:prstGeom>
                    </pic:spPr>
                  </pic:pic>
                </a:graphicData>
              </a:graphic>
            </wp:inline>
          </w:drawing>
        </w:r>
      </w:ins>
    </w:p>
    <w:p w14:paraId="1A5460EA" w14:textId="77777777" w:rsidR="00992DA3" w:rsidRDefault="003B2122">
      <w:pPr>
        <w:numPr>
          <w:ilvl w:val="0"/>
          <w:numId w:val="42"/>
        </w:numPr>
        <w:rPr>
          <w:del w:id="18" w:author="Dharti Jagani" w:date="2024-08-14T19:07:00Z" w16du:dateUtc="2024-08-14T13:37:00Z"/>
        </w:rPr>
      </w:pPr>
      <w:ins w:id="19" w:author="Dharti Jagani" w:date="2024-08-14T19:09:00Z" w16du:dateUtc="2024-08-14T13:39:00Z">
        <w:r>
          <w:t xml:space="preserve">Erweitern Sie </w:t>
        </w:r>
      </w:ins>
      <w:ins w:id="20" w:author="Dharti Jagani" w:date="2024-08-14T19:07:00Z" w16du:dateUtc="2024-08-14T13:37:00Z">
        <w:r w:rsidR="000C7BB7" w:rsidRPr="009C74FC">
          <w:rPr>
            <w:b/>
            <w:bCs/>
          </w:rPr>
          <w:t xml:space="preserve">Klassifikatoren </w:t>
        </w:r>
        <w:r w:rsidR="000C7BB7" w:rsidRPr="009C74FC">
          <w:t xml:space="preserve">im linken Fensterbereich. Wählen Sie </w:t>
        </w:r>
        <w:r w:rsidR="002A56FF">
          <w:rPr>
            <w:b/>
            <w:bCs/>
          </w:rPr>
          <w:t xml:space="preserve">Trainable </w:t>
        </w:r>
      </w:ins>
      <w:ins w:id="21" w:author="Dharti Jagani" w:date="2024-08-14T19:08:00Z" w16du:dateUtc="2024-08-14T13:38:00Z">
        <w:r w:rsidR="002A56FF">
          <w:rPr>
            <w:b/>
            <w:bCs/>
          </w:rPr>
          <w:t xml:space="preserve">Classifiers </w:t>
        </w:r>
      </w:ins>
      <w:ins w:id="22" w:author="Dharti Jagani" w:date="2024-08-14T19:07:00Z" w16du:dateUtc="2024-08-14T13:37:00Z">
        <w:r w:rsidR="000C7BB7" w:rsidRPr="009C74FC">
          <w:t xml:space="preserve">aus dem Unternavigationsbereich. </w:t>
        </w:r>
      </w:ins>
      <w:del w:id="23" w:author="Dharti Jagani" w:date="2024-08-14T19:07:00Z" w16du:dateUtc="2024-08-14T13:37:00Z">
        <w:r w:rsidR="00FD27DA" w:rsidRPr="00FD27DA" w:rsidDel="000C7BB7">
          <w:delText>You should still be logged into your Client 1 VM (LON-CL1) as the </w:delText>
        </w:r>
        <w:r w:rsidR="00FD27DA" w:rsidRPr="00FD27DA" w:rsidDel="000C7BB7">
          <w:rPr>
            <w:b/>
            <w:bCs/>
          </w:rPr>
          <w:delText>lon-cl1admin</w:delText>
        </w:r>
        <w:r w:rsidR="00FD27DA" w:rsidRPr="00FD27DA" w:rsidDel="000C7BB7">
          <w:delText> account, and you should be logged into Microsoft 365 as </w:delText>
        </w:r>
        <w:r w:rsidR="00FD27DA" w:rsidRPr="00FD27DA" w:rsidDel="000C7BB7">
          <w:rPr>
            <w:b/>
            <w:bCs/>
          </w:rPr>
          <w:delText>MOD Administrator</w:delText>
        </w:r>
        <w:r w:rsidR="00FD27DA" w:rsidRPr="00FD27DA" w:rsidDel="000C7BB7">
          <w:delText>.</w:delText>
        </w:r>
      </w:del>
    </w:p>
    <w:p w14:paraId="3216B26C" w14:textId="77777777" w:rsidR="00992DA3" w:rsidRDefault="003B2122">
      <w:pPr>
        <w:numPr>
          <w:ilvl w:val="0"/>
          <w:numId w:val="42"/>
        </w:numPr>
        <w:rPr>
          <w:del w:id="24" w:author="Dharti Jagani" w:date="2024-08-14T19:07:00Z" w16du:dateUtc="2024-08-14T13:37:00Z"/>
        </w:rPr>
      </w:pPr>
      <w:del w:id="25" w:author="Dharti Jagani" w:date="2024-08-14T19:07:00Z" w16du:dateUtc="2024-08-14T13:37:00Z">
        <w:r w:rsidRPr="00FD27DA" w:rsidDel="000C7BB7">
          <w:delText xml:space="preserve">Sign out of the MOD Administrator account by selecting the MA in the </w:delText>
        </w:r>
        <w:r w:rsidRPr="00FD27DA" w:rsidDel="000C7BB7">
          <w:delText>upper right corner and select </w:delText>
        </w:r>
        <w:r w:rsidRPr="00FD27DA" w:rsidDel="000C7BB7">
          <w:rPr>
            <w:b/>
            <w:bCs/>
          </w:rPr>
          <w:delText>Sign out</w:delText>
        </w:r>
        <w:r w:rsidRPr="00FD27DA" w:rsidDel="000C7BB7">
          <w:delText>.</w:delText>
        </w:r>
      </w:del>
    </w:p>
    <w:p w14:paraId="2BC7A2AA" w14:textId="77777777" w:rsidR="00992DA3" w:rsidRDefault="003B2122">
      <w:pPr>
        <w:numPr>
          <w:ilvl w:val="0"/>
          <w:numId w:val="42"/>
        </w:numPr>
        <w:rPr>
          <w:del w:id="26" w:author="Dharti Jagani" w:date="2024-08-14T19:07:00Z" w16du:dateUtc="2024-08-14T13:37:00Z"/>
        </w:rPr>
      </w:pPr>
      <w:del w:id="27" w:author="Dharti Jagani" w:date="2024-08-14T19:07:00Z" w16du:dateUtc="2024-08-14T13:37:00Z">
        <w:r w:rsidRPr="00FD27DA" w:rsidDel="000C7BB7">
          <w:delText>Close the browser window and open a new browser window.</w:delText>
        </w:r>
      </w:del>
    </w:p>
    <w:p w14:paraId="24B82DE6" w14:textId="77777777" w:rsidR="00992DA3" w:rsidRDefault="003B2122">
      <w:pPr>
        <w:numPr>
          <w:ilvl w:val="0"/>
          <w:numId w:val="42"/>
        </w:numPr>
        <w:rPr>
          <w:del w:id="28" w:author="Dharti Jagani" w:date="2024-08-14T19:07:00Z" w16du:dateUtc="2024-08-14T13:37:00Z"/>
        </w:rPr>
      </w:pPr>
      <w:del w:id="29" w:author="Dharti Jagani" w:date="2024-08-14T19:07:00Z" w16du:dateUtc="2024-08-14T13:37:00Z">
        <w:r w:rsidRPr="00FD27DA" w:rsidDel="000C7BB7">
          <w:delText>In </w:delText>
        </w:r>
        <w:r w:rsidRPr="00FD27DA" w:rsidDel="000C7BB7">
          <w:rPr>
            <w:b/>
            <w:bCs/>
          </w:rPr>
          <w:delText>Microsoft Edge</w:delText>
        </w:r>
        <w:r w:rsidRPr="00FD27DA" w:rsidDel="000C7BB7">
          <w:delText>, navigate to </w:delText>
        </w:r>
        <w:r w:rsidRPr="00FD27DA" w:rsidDel="000C7BB7">
          <w:rPr>
            <w:b/>
            <w:bCs/>
          </w:rPr>
          <w:delText>https://compliance.microsoft.com</w:delText>
        </w:r>
        <w:r w:rsidRPr="00FD27DA" w:rsidDel="000C7BB7">
          <w:delText>.</w:delText>
        </w:r>
      </w:del>
    </w:p>
    <w:p w14:paraId="48C597BD" w14:textId="77777777" w:rsidR="00992DA3" w:rsidRDefault="003B2122">
      <w:pPr>
        <w:numPr>
          <w:ilvl w:val="0"/>
          <w:numId w:val="42"/>
        </w:numPr>
        <w:rPr>
          <w:del w:id="30" w:author="Dharti Jagani" w:date="2024-08-14T19:07:00Z" w16du:dateUtc="2024-08-14T13:37:00Z"/>
        </w:rPr>
      </w:pPr>
      <w:del w:id="31" w:author="Dharti Jagani" w:date="2024-08-14T19:07:00Z" w16du:dateUtc="2024-08-14T13:37:00Z">
        <w:r w:rsidRPr="00FD27DA" w:rsidDel="000C7BB7">
          <w:delText>When the </w:delText>
        </w:r>
        <w:r w:rsidRPr="00FD27DA" w:rsidDel="000C7BB7">
          <w:rPr>
            <w:b/>
            <w:bCs/>
          </w:rPr>
          <w:delText>Pick an account</w:delText>
        </w:r>
        <w:r w:rsidRPr="00FD27DA" w:rsidDel="000C7BB7">
          <w:delText> page is displayed, select </w:delText>
        </w:r>
        <w:r w:rsidRPr="00FD27DA" w:rsidDel="000C7BB7">
          <w:rPr>
            <w:b/>
            <w:bCs/>
          </w:rPr>
          <w:delText>Use another account</w:delText>
        </w:r>
        <w:r w:rsidRPr="00FD27DA" w:rsidDel="000C7BB7">
          <w:delText> and sign in as </w:delText>
        </w:r>
        <w:r w:rsidRPr="00FD27DA" w:rsidDel="000C7BB7">
          <w:rPr>
            <w:b/>
            <w:bCs/>
          </w:rPr>
          <w:delText>Chris Green</w:delText>
        </w:r>
        <w:r w:rsidRPr="00FD27DA" w:rsidDel="000C7BB7">
          <w:delText>. </w:delText>
        </w:r>
        <w:r w:rsidRPr="00FD27DA" w:rsidDel="000C7BB7">
          <w:rPr>
            <w:b/>
            <w:bCs/>
          </w:rPr>
          <w:delText>Chris@WWLxXXXXXX.onmicrosoft.com</w:delText>
        </w:r>
        <w:r w:rsidRPr="00FD27DA" w:rsidDel="000C7BB7">
          <w:delText>(where XXXXXX is the number in your unique tenant ID). Enter </w:delText>
        </w:r>
        <w:r w:rsidRPr="00FD27DA" w:rsidDel="000C7BB7">
          <w:rPr>
            <w:b/>
            <w:bCs/>
          </w:rPr>
          <w:delText>Pa$$w0rd@MS01</w:delText>
        </w:r>
        <w:r w:rsidRPr="00FD27DA" w:rsidDel="000C7BB7">
          <w:delText> for Password and click Sign in.</w:delText>
        </w:r>
      </w:del>
    </w:p>
    <w:p w14:paraId="5F5AF690" w14:textId="77777777" w:rsidR="00992DA3" w:rsidRDefault="003B2122">
      <w:pPr>
        <w:numPr>
          <w:ilvl w:val="0"/>
          <w:numId w:val="42"/>
        </w:numPr>
        <w:rPr>
          <w:del w:id="32" w:author="Dharti Jagani" w:date="2024-08-14T19:07:00Z" w16du:dateUtc="2024-08-14T13:37:00Z"/>
        </w:rPr>
      </w:pPr>
      <w:del w:id="33" w:author="Dharti Jagani" w:date="2024-08-14T19:07:00Z" w16du:dateUtc="2024-08-14T13:37:00Z">
        <w:r w:rsidRPr="00FD27DA" w:rsidDel="000C7BB7">
          <w:delText>Navigate to </w:delText>
        </w:r>
        <w:r w:rsidRPr="00FD27DA" w:rsidDel="000C7BB7">
          <w:rPr>
            <w:b/>
            <w:bCs/>
          </w:rPr>
          <w:delText>Data Classification&gt; Classifiers</w:delText>
        </w:r>
        <w:r w:rsidRPr="00FD27DA" w:rsidDel="000C7BB7">
          <w:delText>from the left side navigation pane.</w:delText>
        </w:r>
      </w:del>
    </w:p>
    <w:p w14:paraId="3FB1E866" w14:textId="77777777" w:rsidR="00992DA3" w:rsidRDefault="003B2122">
      <w:pPr>
        <w:numPr>
          <w:ilvl w:val="0"/>
          <w:numId w:val="42"/>
        </w:numPr>
        <w:rPr>
          <w:del w:id="34" w:author="Dharti Jagani" w:date="2024-08-14T19:07:00Z" w16du:dateUtc="2024-08-14T13:37:00Z"/>
        </w:rPr>
      </w:pPr>
      <w:del w:id="35" w:author="Dharti Jagani" w:date="2024-08-14T19:07:00Z" w16du:dateUtc="2024-08-14T13:37:00Z">
        <w:r w:rsidRPr="00FD27DA" w:rsidDel="000C7BB7">
          <w:delText>Select </w:delText>
        </w:r>
        <w:r w:rsidRPr="00FD27DA" w:rsidDel="000C7BB7">
          <w:rPr>
            <w:b/>
            <w:bCs/>
          </w:rPr>
          <w:delText>Trainable classifiers</w:delText>
        </w:r>
        <w:r w:rsidRPr="00FD27DA" w:rsidDel="000C7BB7">
          <w:delText> from the top pane.</w:delText>
        </w:r>
      </w:del>
    </w:p>
    <w:p w14:paraId="272D7516" w14:textId="77777777" w:rsidR="00992DA3" w:rsidRDefault="003B2122">
      <w:pPr>
        <w:numPr>
          <w:ilvl w:val="0"/>
          <w:numId w:val="42"/>
        </w:numPr>
        <w:rPr>
          <w:ins w:id="36" w:author="Dharti Jagani" w:date="2024-08-14T19:09:00Z" w16du:dateUtc="2024-08-14T13:39:00Z"/>
        </w:rPr>
      </w:pPr>
      <w:r w:rsidRPr="00FD27DA">
        <w:t xml:space="preserve">Wählen Sie </w:t>
      </w:r>
      <w:r w:rsidRPr="00FD27DA">
        <w:rPr>
          <w:b/>
          <w:bCs/>
        </w:rPr>
        <w:t>+ Trainierbaren Klassifikator erstellen</w:t>
      </w:r>
      <w:r w:rsidRPr="00FD27DA">
        <w:t>, um einen neuen Klassifikator zu erstellen.</w:t>
      </w:r>
    </w:p>
    <w:p w14:paraId="3B2C5DE6" w14:textId="29FA0D59" w:rsidR="00CE6BB1" w:rsidRPr="00FD27DA" w:rsidRDefault="00CE6BB1">
      <w:pPr>
        <w:pPrChange w:id="37" w:author="Dharti Jagani" w:date="2024-08-14T19:09:00Z" w16du:dateUtc="2024-08-14T13:39:00Z">
          <w:pPr>
            <w:numPr>
              <w:numId w:val="42"/>
            </w:numPr>
            <w:tabs>
              <w:tab w:val="num" w:pos="720"/>
            </w:tabs>
            <w:ind w:left="720" w:hanging="360"/>
          </w:pPr>
        </w:pPrChange>
      </w:pPr>
      <w:ins w:id="38" w:author="Dharti Jagani" w:date="2024-08-14T19:09:00Z" w16du:dateUtc="2024-08-14T13:39:00Z">
        <w:r w:rsidRPr="00CE6BB1">
          <w:rPr>
            <w:noProof/>
          </w:rPr>
          <w:lastRenderedPageBreak/>
          <w:drawing>
            <wp:inline distT="0" distB="0" distL="0" distR="0" wp14:anchorId="78DEDF47" wp14:editId="4A23A317">
              <wp:extent cx="5731510" cy="3235960"/>
              <wp:effectExtent l="0" t="0" r="0" b="2540"/>
              <wp:docPr id="154030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09899" name=""/>
                      <pic:cNvPicPr/>
                    </pic:nvPicPr>
                    <pic:blipFill>
                      <a:blip r:embed="rId13"/>
                      <a:stretch>
                        <a:fillRect/>
                      </a:stretch>
                    </pic:blipFill>
                    <pic:spPr>
                      <a:xfrm>
                        <a:off x="0" y="0"/>
                        <a:ext cx="5731510" cy="3235960"/>
                      </a:xfrm>
                      <a:prstGeom prst="rect">
                        <a:avLst/>
                      </a:prstGeom>
                    </pic:spPr>
                  </pic:pic>
                </a:graphicData>
              </a:graphic>
            </wp:inline>
          </w:drawing>
        </w:r>
      </w:ins>
    </w:p>
    <w:p w14:paraId="15F19347" w14:textId="77777777" w:rsidR="00992DA3" w:rsidRDefault="003B2122">
      <w:pPr>
        <w:numPr>
          <w:ilvl w:val="0"/>
          <w:numId w:val="42"/>
        </w:numPr>
      </w:pPr>
      <w:r w:rsidRPr="00FD27DA">
        <w:t xml:space="preserve">Geben Sie auf der Seite </w:t>
      </w:r>
      <w:r w:rsidRPr="00FD27DA">
        <w:rPr>
          <w:b/>
          <w:bCs/>
        </w:rPr>
        <w:t xml:space="preserve">Name und Beschreibung des trainierbaren Klassifikators </w:t>
      </w:r>
      <w:r w:rsidRPr="00FD27DA">
        <w:t>die folgenden Informationen ein:</w:t>
      </w:r>
    </w:p>
    <w:p w14:paraId="6FABCCCD" w14:textId="77777777" w:rsidR="00992DA3" w:rsidRDefault="003B2122">
      <w:pPr>
        <w:numPr>
          <w:ilvl w:val="0"/>
          <w:numId w:val="42"/>
        </w:numPr>
      </w:pPr>
      <w:r w:rsidRPr="00F45AF7">
        <w:rPr>
          <w:rPrChange w:id="39" w:author="Dharti Jagani" w:date="2024-08-14T19:10:00Z" w16du:dateUtc="2024-08-14T13:40:00Z">
            <w:rPr>
              <w:b/>
              <w:bCs/>
            </w:rPr>
          </w:rPrChange>
        </w:rPr>
        <w:t>Name</w:t>
      </w:r>
      <w:r w:rsidRPr="00F45AF7">
        <w:t xml:space="preserve">: </w:t>
      </w:r>
      <w:ins w:id="40" w:author="Dharti Jagani" w:date="2024-08-14T19:10:00Z" w16du:dateUtc="2024-08-14T13:40:00Z">
        <w:r w:rsidR="00F45AF7" w:rsidRPr="00F45AF7">
          <w:rPr>
            <w:b/>
            <w:bCs/>
            <w:color w:val="3A7C22" w:themeColor="accent6" w:themeShade="BF"/>
            <w:rPrChange w:id="41" w:author="Dharti Jagani" w:date="2024-08-14T19:10:00Z" w16du:dateUtc="2024-08-14T13:40:00Z">
              <w:rPr/>
            </w:rPrChange>
          </w:rPr>
          <w:t>+++Contoso Unternehmensdaten+++</w:t>
        </w:r>
      </w:ins>
    </w:p>
    <w:p w14:paraId="2CDCD5A7" w14:textId="77777777" w:rsidR="00992DA3" w:rsidRDefault="003B2122">
      <w:pPr>
        <w:numPr>
          <w:ilvl w:val="0"/>
          <w:numId w:val="42"/>
        </w:numPr>
      </w:pPr>
      <w:r w:rsidRPr="007C4C55">
        <w:rPr>
          <w:rPrChange w:id="42" w:author="Dharti Jagani" w:date="2024-08-14T19:10:00Z" w16du:dateUtc="2024-08-14T13:40:00Z">
            <w:rPr>
              <w:b/>
              <w:bCs/>
            </w:rPr>
          </w:rPrChange>
        </w:rPr>
        <w:t>Beschreibung</w:t>
      </w:r>
      <w:r w:rsidRPr="007C4C55">
        <w:t xml:space="preserve">: </w:t>
      </w:r>
      <w:ins w:id="43" w:author="Dharti Jagani" w:date="2024-08-14T19:10:00Z" w16du:dateUtc="2024-08-14T13:40:00Z">
        <w:r w:rsidR="007C4C55" w:rsidRPr="007C4C55">
          <w:rPr>
            <w:b/>
            <w:bCs/>
            <w:color w:val="3A7C22" w:themeColor="accent6" w:themeShade="BF"/>
            <w:rPrChange w:id="44" w:author="Dharti Jagani" w:date="2024-08-14T19:10:00Z" w16du:dateUtc="2024-08-14T13:40:00Z">
              <w:rPr/>
            </w:rPrChange>
          </w:rPr>
          <w:t>+++Trainierbarer</w:t>
        </w:r>
      </w:ins>
      <w:r w:rsidRPr="007C4C55">
        <w:rPr>
          <w:b/>
          <w:bCs/>
          <w:color w:val="3A7C22" w:themeColor="accent6" w:themeShade="BF"/>
          <w:rPrChange w:id="45" w:author="Dharti Jagani" w:date="2024-08-14T19:10:00Z" w16du:dateUtc="2024-08-14T13:40:00Z">
            <w:rPr/>
          </w:rPrChange>
        </w:rPr>
        <w:t xml:space="preserve"> Klassifikator für Unternehmensdaten, erstellt und gespeichert von Contoso Ltd.</w:t>
      </w:r>
    </w:p>
    <w:p w14:paraId="2EFD20D7" w14:textId="77777777" w:rsidR="00992DA3" w:rsidRDefault="003B2122">
      <w:pPr>
        <w:numPr>
          <w:ilvl w:val="0"/>
          <w:numId w:val="42"/>
        </w:numPr>
        <w:rPr>
          <w:ins w:id="46" w:author="Dharti Jagani" w:date="2024-08-14T19:10:00Z" w16du:dateUtc="2024-08-14T13:40:00Z"/>
        </w:rPr>
      </w:pPr>
      <w:r w:rsidRPr="00FD27DA">
        <w:t xml:space="preserve">Wählen Sie </w:t>
      </w:r>
      <w:r w:rsidRPr="00FD27DA">
        <w:rPr>
          <w:b/>
          <w:bCs/>
        </w:rPr>
        <w:t>Weiter</w:t>
      </w:r>
      <w:r w:rsidRPr="00FD27DA">
        <w:t>.</w:t>
      </w:r>
    </w:p>
    <w:p w14:paraId="691E107D" w14:textId="4139EB4A" w:rsidR="007C4C55" w:rsidRPr="00FD27DA" w:rsidRDefault="00B64DEA">
      <w:pPr>
        <w:pPrChange w:id="47" w:author="Dharti Jagani" w:date="2024-08-14T19:10:00Z" w16du:dateUtc="2024-08-14T13:40:00Z">
          <w:pPr>
            <w:numPr>
              <w:numId w:val="42"/>
            </w:numPr>
            <w:tabs>
              <w:tab w:val="num" w:pos="720"/>
            </w:tabs>
            <w:ind w:left="720" w:hanging="360"/>
          </w:pPr>
        </w:pPrChange>
      </w:pPr>
      <w:ins w:id="48" w:author="Dharti Jagani" w:date="2024-08-14T19:11:00Z" w16du:dateUtc="2024-08-14T13:41:00Z">
        <w:r w:rsidRPr="00B64DEA">
          <w:rPr>
            <w:noProof/>
          </w:rPr>
          <w:drawing>
            <wp:inline distT="0" distB="0" distL="0" distR="0" wp14:anchorId="660459AF" wp14:editId="5BDBAAA5">
              <wp:extent cx="5731510" cy="3037205"/>
              <wp:effectExtent l="0" t="0" r="0" b="0"/>
              <wp:docPr id="196251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13480" name="Picture 1" descr="A screenshot of a computer&#10;&#10;Description automatically generated"/>
                      <pic:cNvPicPr/>
                    </pic:nvPicPr>
                    <pic:blipFill>
                      <a:blip r:embed="rId14"/>
                      <a:stretch>
                        <a:fillRect/>
                      </a:stretch>
                    </pic:blipFill>
                    <pic:spPr>
                      <a:xfrm>
                        <a:off x="0" y="0"/>
                        <a:ext cx="5731510" cy="3037205"/>
                      </a:xfrm>
                      <a:prstGeom prst="rect">
                        <a:avLst/>
                      </a:prstGeom>
                    </pic:spPr>
                  </pic:pic>
                </a:graphicData>
              </a:graphic>
            </wp:inline>
          </w:drawing>
        </w:r>
      </w:ins>
    </w:p>
    <w:p w14:paraId="3FE1A249" w14:textId="77777777" w:rsidR="00992DA3" w:rsidRDefault="003B2122">
      <w:pPr>
        <w:numPr>
          <w:ilvl w:val="0"/>
          <w:numId w:val="42"/>
        </w:numPr>
        <w:rPr>
          <w:ins w:id="49" w:author="Dharti Jagani" w:date="2024-08-14T19:11:00Z" w16du:dateUtc="2024-08-14T13:41:00Z"/>
        </w:rPr>
      </w:pPr>
      <w:r w:rsidRPr="00FD27DA">
        <w:t xml:space="preserve">Wählen Sie </w:t>
      </w:r>
      <w:r w:rsidRPr="00FD27DA">
        <w:rPr>
          <w:b/>
          <w:bCs/>
        </w:rPr>
        <w:t>Standorte auswählen</w:t>
      </w:r>
      <w:r w:rsidRPr="00FD27DA">
        <w:t>, um das rechte Fenster zu öffnen.</w:t>
      </w:r>
    </w:p>
    <w:p w14:paraId="5BF55E9D" w14:textId="03C050B3" w:rsidR="00A6257F" w:rsidRPr="00FD27DA" w:rsidRDefault="00A6257F">
      <w:pPr>
        <w:pPrChange w:id="50" w:author="Dharti Jagani" w:date="2024-08-14T19:11:00Z" w16du:dateUtc="2024-08-14T13:41:00Z">
          <w:pPr>
            <w:numPr>
              <w:numId w:val="42"/>
            </w:numPr>
            <w:tabs>
              <w:tab w:val="num" w:pos="720"/>
            </w:tabs>
            <w:ind w:left="720" w:hanging="360"/>
          </w:pPr>
        </w:pPrChange>
      </w:pPr>
      <w:ins w:id="51" w:author="Dharti Jagani" w:date="2024-08-14T19:11:00Z" w16du:dateUtc="2024-08-14T13:41:00Z">
        <w:r w:rsidRPr="00A6257F">
          <w:rPr>
            <w:noProof/>
          </w:rPr>
          <w:lastRenderedPageBreak/>
          <w:drawing>
            <wp:inline distT="0" distB="0" distL="0" distR="0" wp14:anchorId="03E4A172" wp14:editId="11CFFC22">
              <wp:extent cx="5731510" cy="3037205"/>
              <wp:effectExtent l="0" t="0" r="0" b="0"/>
              <wp:docPr id="106261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4612" name="Picture 1" descr="A screenshot of a computer&#10;&#10;Description automatically generated"/>
                      <pic:cNvPicPr/>
                    </pic:nvPicPr>
                    <pic:blipFill>
                      <a:blip r:embed="rId15"/>
                      <a:stretch>
                        <a:fillRect/>
                      </a:stretch>
                    </pic:blipFill>
                    <pic:spPr>
                      <a:xfrm>
                        <a:off x="0" y="0"/>
                        <a:ext cx="5731510" cy="3037205"/>
                      </a:xfrm>
                      <a:prstGeom prst="rect">
                        <a:avLst/>
                      </a:prstGeom>
                    </pic:spPr>
                  </pic:pic>
                </a:graphicData>
              </a:graphic>
            </wp:inline>
          </w:drawing>
        </w:r>
      </w:ins>
    </w:p>
    <w:p w14:paraId="4E1B9D9D" w14:textId="77777777" w:rsidR="00992DA3" w:rsidRDefault="003B2122">
      <w:pPr>
        <w:numPr>
          <w:ilvl w:val="0"/>
          <w:numId w:val="42"/>
        </w:numPr>
      </w:pPr>
      <w:r w:rsidRPr="00FD27DA">
        <w:t xml:space="preserve">Wählen Sie die folgenden SharePoint-Sites aus </w:t>
      </w:r>
      <w:ins w:id="52" w:author="Dharti Jagani" w:date="2024-08-14T19:15:00Z" w16du:dateUtc="2024-08-14T13:45:00Z">
        <w:r w:rsidR="00C23873">
          <w:t xml:space="preserve">und wählen Sie </w:t>
        </w:r>
        <w:r w:rsidR="00C23873" w:rsidRPr="00C23873">
          <w:rPr>
            <w:b/>
            <w:bCs/>
            <w:rPrChange w:id="53" w:author="Dharti Jagani" w:date="2024-08-14T19:15:00Z" w16du:dateUtc="2024-08-14T13:45:00Z">
              <w:rPr/>
            </w:rPrChange>
          </w:rPr>
          <w:t>Hinzufügen</w:t>
        </w:r>
        <w:r w:rsidR="00C23873">
          <w:t>.</w:t>
        </w:r>
      </w:ins>
      <w:del w:id="54" w:author="Dharti Jagani" w:date="2024-08-14T19:15:00Z" w16du:dateUtc="2024-08-14T13:45:00Z">
        <w:r w:rsidRPr="00FD27DA" w:rsidDel="00C23873">
          <w:delText>:</w:delText>
        </w:r>
      </w:del>
    </w:p>
    <w:p w14:paraId="147A7ABC" w14:textId="77777777" w:rsidR="00992DA3" w:rsidRDefault="003B2122">
      <w:pPr>
        <w:numPr>
          <w:ilvl w:val="1"/>
          <w:numId w:val="42"/>
        </w:numPr>
        <w:rPr>
          <w:del w:id="55" w:author="Dharti Jagani" w:date="2024-08-14T19:12:00Z" w16du:dateUtc="2024-08-14T13:42:00Z"/>
        </w:rPr>
      </w:pPr>
      <w:del w:id="56" w:author="Dharti Jagani" w:date="2024-08-14T19:12:00Z" w16du:dateUtc="2024-08-14T13:42:00Z">
        <w:r w:rsidRPr="00C23873" w:rsidDel="00CD2F00">
          <w:delText>Communication site</w:delText>
        </w:r>
      </w:del>
    </w:p>
    <w:p w14:paraId="39C34AF3" w14:textId="77777777" w:rsidR="00992DA3" w:rsidRDefault="003B2122">
      <w:pPr>
        <w:numPr>
          <w:ilvl w:val="1"/>
          <w:numId w:val="42"/>
        </w:numPr>
        <w:rPr>
          <w:del w:id="57" w:author="Dharti Jagani" w:date="2024-08-14T19:12:00Z" w16du:dateUtc="2024-08-14T13:42:00Z"/>
        </w:rPr>
      </w:pPr>
      <w:del w:id="58" w:author="Dharti Jagani" w:date="2024-08-14T19:12:00Z" w16du:dateUtc="2024-08-14T13:42:00Z">
        <w:r w:rsidRPr="00C23873" w:rsidDel="00CD2F00">
          <w:delText>News @ Contoso</w:delText>
        </w:r>
      </w:del>
    </w:p>
    <w:p w14:paraId="141F1F27" w14:textId="77777777" w:rsidR="00992DA3" w:rsidRDefault="003B2122">
      <w:pPr>
        <w:numPr>
          <w:ilvl w:val="1"/>
          <w:numId w:val="42"/>
        </w:numPr>
        <w:rPr>
          <w:del w:id="59" w:author="Dharti Jagani" w:date="2024-08-14T19:12:00Z" w16du:dateUtc="2024-08-14T13:42:00Z"/>
        </w:rPr>
      </w:pPr>
      <w:del w:id="60" w:author="Dharti Jagani" w:date="2024-08-14T19:12:00Z" w16du:dateUtc="2024-08-14T13:42:00Z">
        <w:r w:rsidRPr="00C23873" w:rsidDel="00055283">
          <w:delText>Contoso Web 1</w:delText>
        </w:r>
      </w:del>
    </w:p>
    <w:p w14:paraId="08FACA9A" w14:textId="77777777" w:rsidR="00992DA3" w:rsidRDefault="003B2122">
      <w:pPr>
        <w:numPr>
          <w:ilvl w:val="1"/>
          <w:numId w:val="42"/>
        </w:numPr>
      </w:pPr>
      <w:r w:rsidRPr="00C23873">
        <w:t>Marke</w:t>
      </w:r>
    </w:p>
    <w:p w14:paraId="183B2899" w14:textId="77777777" w:rsidR="00992DA3" w:rsidRDefault="003B2122">
      <w:pPr>
        <w:numPr>
          <w:ilvl w:val="1"/>
          <w:numId w:val="42"/>
        </w:numPr>
      </w:pPr>
      <w:r w:rsidRPr="00C23873">
        <w:t>Digitale Initiative Öffentlichkeitsarbeit</w:t>
      </w:r>
    </w:p>
    <w:p w14:paraId="30914754" w14:textId="77777777" w:rsidR="00992DA3" w:rsidRDefault="003B2122">
      <w:pPr>
        <w:numPr>
          <w:ilvl w:val="1"/>
          <w:numId w:val="42"/>
        </w:numPr>
      </w:pPr>
      <w:r w:rsidRPr="00C23873">
        <w:t>Arbeit</w:t>
      </w:r>
      <w:del w:id="61" w:author="Dharti Jagani" w:date="2024-08-14T19:12:00Z" w16du:dateUtc="2024-08-14T13:42:00Z">
        <w:r w:rsidRPr="00C23873" w:rsidDel="00055283">
          <w:delText xml:space="preserve"> @ Contoso</w:delText>
        </w:r>
      </w:del>
    </w:p>
    <w:p w14:paraId="506A41DF" w14:textId="77777777" w:rsidR="00992DA3" w:rsidRDefault="003B2122">
      <w:pPr>
        <w:numPr>
          <w:ilvl w:val="1"/>
          <w:numId w:val="42"/>
        </w:numPr>
      </w:pPr>
      <w:r w:rsidRPr="00C23873">
        <w:t>Vertrieb und Marketing</w:t>
      </w:r>
    </w:p>
    <w:p w14:paraId="176DF87B" w14:textId="77777777" w:rsidR="00992DA3" w:rsidRDefault="003B2122">
      <w:pPr>
        <w:numPr>
          <w:ilvl w:val="1"/>
          <w:numId w:val="42"/>
        </w:numPr>
        <w:rPr>
          <w:del w:id="62" w:author="Dharti Jagani" w:date="2024-08-14T19:15:00Z" w16du:dateUtc="2024-08-14T13:45:00Z"/>
        </w:rPr>
      </w:pPr>
      <w:del w:id="63" w:author="Dharti Jagani" w:date="2024-08-14T19:15:00Z" w16du:dateUtc="2024-08-14T13:45:00Z">
        <w:r w:rsidRPr="00C23873" w:rsidDel="00C23873">
          <w:delText>Contoso Landings</w:delText>
        </w:r>
      </w:del>
    </w:p>
    <w:p w14:paraId="70E252CF" w14:textId="77777777" w:rsidR="00992DA3" w:rsidRDefault="003B2122">
      <w:pPr>
        <w:numPr>
          <w:ilvl w:val="1"/>
          <w:numId w:val="42"/>
        </w:numPr>
      </w:pPr>
      <w:r w:rsidRPr="00C23873">
        <w:t>Mark 8 Projektteam</w:t>
      </w:r>
    </w:p>
    <w:p w14:paraId="358FBE05" w14:textId="77777777" w:rsidR="00992DA3" w:rsidRDefault="003B2122">
      <w:pPr>
        <w:numPr>
          <w:ilvl w:val="1"/>
          <w:numId w:val="42"/>
        </w:numPr>
        <w:rPr>
          <w:del w:id="64" w:author="Dharti Jagani" w:date="2024-08-14T19:16:00Z" w16du:dateUtc="2024-08-14T13:46:00Z"/>
        </w:rPr>
      </w:pPr>
      <w:del w:id="65" w:author="Dharti Jagani" w:date="2024-08-14T19:16:00Z" w16du:dateUtc="2024-08-14T13:46:00Z">
        <w:r w:rsidRPr="00C23873" w:rsidDel="00792ADA">
          <w:delText>HR</w:delText>
        </w:r>
      </w:del>
    </w:p>
    <w:p w14:paraId="6679922B" w14:textId="77777777" w:rsidR="00992DA3" w:rsidRDefault="003B2122">
      <w:pPr>
        <w:numPr>
          <w:ilvl w:val="1"/>
          <w:numId w:val="42"/>
        </w:numPr>
        <w:rPr>
          <w:del w:id="66" w:author="Dharti Jagani" w:date="2024-08-14T19:16:00Z" w16du:dateUtc="2024-08-14T13:46:00Z"/>
        </w:rPr>
      </w:pPr>
      <w:del w:id="67" w:author="Dharti Jagani" w:date="2024-08-14T19:16:00Z" w16du:dateUtc="2024-08-14T13:46:00Z">
        <w:r w:rsidRPr="00C23873" w:rsidDel="00792ADA">
          <w:delText>Operations</w:delText>
        </w:r>
      </w:del>
    </w:p>
    <w:p w14:paraId="60E958FB" w14:textId="77777777" w:rsidR="00992DA3" w:rsidRDefault="003B2122">
      <w:pPr>
        <w:numPr>
          <w:ilvl w:val="1"/>
          <w:numId w:val="42"/>
        </w:numPr>
        <w:rPr>
          <w:del w:id="68" w:author="Dharti Jagani" w:date="2024-08-14T19:16:00Z" w16du:dateUtc="2024-08-14T13:46:00Z"/>
        </w:rPr>
      </w:pPr>
      <w:del w:id="69" w:author="Dharti Jagani" w:date="2024-08-14T19:16:00Z" w16du:dateUtc="2024-08-14T13:46:00Z">
        <w:r w:rsidRPr="00C23873" w:rsidDel="00792ADA">
          <w:delText>Retail</w:delText>
        </w:r>
      </w:del>
    </w:p>
    <w:p w14:paraId="73077B75" w14:textId="77777777" w:rsidR="00992DA3" w:rsidRDefault="003B2122">
      <w:pPr>
        <w:numPr>
          <w:ilvl w:val="1"/>
          <w:numId w:val="42"/>
        </w:numPr>
        <w:rPr>
          <w:del w:id="70" w:author="Dharti Jagani" w:date="2024-08-14T19:14:00Z" w16du:dateUtc="2024-08-14T13:44:00Z"/>
        </w:rPr>
      </w:pPr>
      <w:del w:id="71" w:author="Dharti Jagani" w:date="2024-08-14T19:14:00Z" w16du:dateUtc="2024-08-14T13:44:00Z">
        <w:r w:rsidRPr="00C23873" w:rsidDel="00FB77E2">
          <w:delText>PointPublishing Hub Site</w:delText>
        </w:r>
      </w:del>
    </w:p>
    <w:p w14:paraId="01183563" w14:textId="77777777" w:rsidR="00992DA3" w:rsidRDefault="003B2122">
      <w:pPr>
        <w:numPr>
          <w:ilvl w:val="1"/>
          <w:numId w:val="42"/>
        </w:numPr>
        <w:rPr>
          <w:del w:id="72" w:author="Dharti Jagani" w:date="2024-08-14T19:15:00Z" w16du:dateUtc="2024-08-14T13:45:00Z"/>
        </w:rPr>
      </w:pPr>
      <w:del w:id="73" w:author="Dharti Jagani" w:date="2024-08-14T19:15:00Z" w16du:dateUtc="2024-08-14T13:45:00Z">
        <w:r w:rsidRPr="00C23873" w:rsidDel="0017777E">
          <w:delText>Team Site</w:delText>
        </w:r>
      </w:del>
    </w:p>
    <w:p w14:paraId="18C4D070" w14:textId="77777777" w:rsidR="00992DA3" w:rsidRDefault="003B2122" w:rsidP="00992DA3">
      <w:pPr>
        <w:pPrChange w:id="74" w:author="Dharti Jagani" w:date="2024-08-14T19:16:00Z" w16du:dateUtc="2024-08-14T13:46:00Z">
          <w:pPr>
            <w:numPr>
              <w:ilvl w:val="1"/>
              <w:numId w:val="42"/>
            </w:numPr>
            <w:tabs>
              <w:tab w:val="num" w:pos="1440"/>
            </w:tabs>
            <w:ind w:left="1440" w:hanging="360"/>
          </w:pPr>
        </w:pPrChange>
      </w:pPr>
      <w:del w:id="75" w:author="Dharti Jagani" w:date="2024-08-14T19:16:00Z" w16du:dateUtc="2024-08-14T13:46:00Z">
        <w:r w:rsidRPr="00C23873" w:rsidDel="00792ADA">
          <w:lastRenderedPageBreak/>
          <w:delText>Leadership Team</w:delText>
        </w:r>
      </w:del>
      <w:ins w:id="76" w:author="Dharti Jagani" w:date="2024-08-14T19:16:00Z" w16du:dateUtc="2024-08-14T13:46:00Z">
        <w:r w:rsidR="00EC35AD" w:rsidRPr="00EC35AD">
          <w:rPr>
            <w:noProof/>
          </w:rPr>
          <w:drawing>
            <wp:inline distT="0" distB="0" distL="0" distR="0" wp14:anchorId="30277585" wp14:editId="67519187">
              <wp:extent cx="5731510" cy="3037205"/>
              <wp:effectExtent l="0" t="0" r="0" b="0"/>
              <wp:docPr id="6078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6467" name=""/>
                      <pic:cNvPicPr/>
                    </pic:nvPicPr>
                    <pic:blipFill>
                      <a:blip r:embed="rId16"/>
                      <a:stretch>
                        <a:fillRect/>
                      </a:stretch>
                    </pic:blipFill>
                    <pic:spPr>
                      <a:xfrm>
                        <a:off x="0" y="0"/>
                        <a:ext cx="5731510" cy="3037205"/>
                      </a:xfrm>
                      <a:prstGeom prst="rect">
                        <a:avLst/>
                      </a:prstGeom>
                    </pic:spPr>
                  </pic:pic>
                </a:graphicData>
              </a:graphic>
            </wp:inline>
          </w:drawing>
        </w:r>
      </w:ins>
    </w:p>
    <w:p w14:paraId="517D1861" w14:textId="77777777" w:rsidR="00992DA3" w:rsidRDefault="003B2122">
      <w:pPr>
        <w:numPr>
          <w:ilvl w:val="1"/>
          <w:numId w:val="42"/>
        </w:numPr>
        <w:rPr>
          <w:del w:id="77" w:author="Dharti Jagani" w:date="2024-08-14T19:14:00Z" w16du:dateUtc="2024-08-14T13:44:00Z"/>
        </w:rPr>
      </w:pPr>
      <w:del w:id="78" w:author="Dharti Jagani" w:date="2024-08-14T19:14:00Z" w16du:dateUtc="2024-08-14T13:44:00Z">
        <w:r w:rsidRPr="00FD27DA" w:rsidDel="0017777E">
          <w:delText>Community</w:delText>
        </w:r>
      </w:del>
    </w:p>
    <w:p w14:paraId="471D0F5A" w14:textId="77777777" w:rsidR="00992DA3" w:rsidRDefault="003B2122">
      <w:pPr>
        <w:numPr>
          <w:ilvl w:val="1"/>
          <w:numId w:val="42"/>
        </w:numPr>
        <w:rPr>
          <w:del w:id="79" w:author="Dharti Jagani" w:date="2024-08-14T19:15:00Z" w16du:dateUtc="2024-08-14T13:45:00Z"/>
        </w:rPr>
      </w:pPr>
      <w:del w:id="80" w:author="Dharti Jagani" w:date="2024-08-14T19:15:00Z" w16du:dateUtc="2024-08-14T13:45:00Z">
        <w:r w:rsidRPr="00FD27DA" w:rsidDel="0017777E">
          <w:delText>Give @ Contoso</w:delText>
        </w:r>
      </w:del>
    </w:p>
    <w:p w14:paraId="40E2C437" w14:textId="77777777" w:rsidR="00992DA3" w:rsidRDefault="003B2122">
      <w:pPr>
        <w:numPr>
          <w:ilvl w:val="1"/>
          <w:numId w:val="42"/>
        </w:numPr>
        <w:rPr>
          <w:del w:id="81" w:author="Dharti Jagani" w:date="2024-08-14T19:15:00Z" w16du:dateUtc="2024-08-14T13:45:00Z"/>
        </w:rPr>
      </w:pPr>
      <w:del w:id="82" w:author="Dharti Jagani" w:date="2024-08-14T19:15:00Z" w16du:dateUtc="2024-08-14T13:45:00Z">
        <w:r w:rsidRPr="00FD27DA" w:rsidDel="0017777E">
          <w:delText>Benefits @ Contoso</w:delText>
        </w:r>
      </w:del>
    </w:p>
    <w:p w14:paraId="568E479F" w14:textId="77777777" w:rsidR="00992DA3" w:rsidRDefault="003B2122">
      <w:pPr>
        <w:numPr>
          <w:ilvl w:val="1"/>
          <w:numId w:val="42"/>
        </w:numPr>
        <w:rPr>
          <w:del w:id="83" w:author="Dharti Jagani" w:date="2024-08-14T19:15:00Z" w16du:dateUtc="2024-08-14T13:45:00Z"/>
        </w:rPr>
      </w:pPr>
      <w:del w:id="84" w:author="Dharti Jagani" w:date="2024-08-14T19:15:00Z" w16du:dateUtc="2024-08-14T13:45:00Z">
        <w:r w:rsidRPr="00FD27DA" w:rsidDel="0017777E">
          <w:delText>Learn</w:delText>
        </w:r>
      </w:del>
      <w:del w:id="85" w:author="Dharti Jagani" w:date="2024-08-14T19:14:00Z" w16du:dateUtc="2024-08-14T13:44:00Z">
        <w:r w:rsidRPr="00FD27DA" w:rsidDel="0017777E">
          <w:delText xml:space="preserve"> @ Contoso</w:delText>
        </w:r>
      </w:del>
    </w:p>
    <w:p w14:paraId="2B5E9034" w14:textId="77777777" w:rsidR="00992DA3" w:rsidRDefault="003B2122">
      <w:pPr>
        <w:numPr>
          <w:ilvl w:val="1"/>
          <w:numId w:val="42"/>
        </w:numPr>
        <w:rPr>
          <w:del w:id="86" w:author="Dharti Jagani" w:date="2024-08-14T19:15:00Z" w16du:dateUtc="2024-08-14T13:45:00Z"/>
        </w:rPr>
      </w:pPr>
      <w:del w:id="87" w:author="Dharti Jagani" w:date="2024-08-14T19:15:00Z" w16du:dateUtc="2024-08-14T13:45:00Z">
        <w:r w:rsidRPr="00FD27DA" w:rsidDel="0017777E">
          <w:delText>Campaigns - Events</w:delText>
        </w:r>
      </w:del>
    </w:p>
    <w:p w14:paraId="65CEF4E1" w14:textId="77777777" w:rsidR="00992DA3" w:rsidRDefault="003B2122">
      <w:pPr>
        <w:numPr>
          <w:ilvl w:val="0"/>
          <w:numId w:val="42"/>
        </w:numPr>
        <w:rPr>
          <w:ins w:id="88" w:author="Dharti Jagani" w:date="2024-08-14T19:16:00Z" w16du:dateUtc="2024-08-14T13:46:00Z"/>
        </w:rPr>
      </w:pPr>
      <w:r w:rsidRPr="00FD27DA">
        <w:t xml:space="preserve">Warten Sie, bis der gewählte Standort in der Liste angezeigt wird, und wählen Sie </w:t>
      </w:r>
      <w:r w:rsidRPr="00FD27DA">
        <w:rPr>
          <w:b/>
          <w:bCs/>
        </w:rPr>
        <w:t>Weiter</w:t>
      </w:r>
      <w:r w:rsidRPr="00FD27DA">
        <w:t>.</w:t>
      </w:r>
    </w:p>
    <w:p w14:paraId="612DA7EC" w14:textId="17BEDE9F" w:rsidR="00590618" w:rsidRPr="00FD27DA" w:rsidRDefault="002E1C08">
      <w:pPr>
        <w:pPrChange w:id="89" w:author="Dharti Jagani" w:date="2024-08-14T19:16:00Z" w16du:dateUtc="2024-08-14T13:46:00Z">
          <w:pPr>
            <w:numPr>
              <w:numId w:val="42"/>
            </w:numPr>
            <w:tabs>
              <w:tab w:val="num" w:pos="720"/>
            </w:tabs>
            <w:ind w:left="720" w:hanging="360"/>
          </w:pPr>
        </w:pPrChange>
      </w:pPr>
      <w:ins w:id="90" w:author="Dharti Jagani" w:date="2024-08-14T19:17:00Z" w16du:dateUtc="2024-08-14T13:47:00Z">
        <w:r w:rsidRPr="002E1C08">
          <w:rPr>
            <w:noProof/>
          </w:rPr>
          <w:drawing>
            <wp:inline distT="0" distB="0" distL="0" distR="0" wp14:anchorId="106F3436" wp14:editId="15432ECF">
              <wp:extent cx="5731510" cy="3037205"/>
              <wp:effectExtent l="0" t="0" r="0" b="0"/>
              <wp:docPr id="2137390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093" name="Picture 1" descr="A screenshot of a computer&#10;&#10;Description automatically generated"/>
                      <pic:cNvPicPr/>
                    </pic:nvPicPr>
                    <pic:blipFill>
                      <a:blip r:embed="rId17"/>
                      <a:stretch>
                        <a:fillRect/>
                      </a:stretch>
                    </pic:blipFill>
                    <pic:spPr>
                      <a:xfrm>
                        <a:off x="0" y="0"/>
                        <a:ext cx="5731510" cy="3037205"/>
                      </a:xfrm>
                      <a:prstGeom prst="rect">
                        <a:avLst/>
                      </a:prstGeom>
                    </pic:spPr>
                  </pic:pic>
                </a:graphicData>
              </a:graphic>
            </wp:inline>
          </w:drawing>
        </w:r>
      </w:ins>
    </w:p>
    <w:p w14:paraId="4F953B59" w14:textId="77777777" w:rsidR="00992DA3" w:rsidRDefault="00C54F33">
      <w:pPr>
        <w:numPr>
          <w:ilvl w:val="0"/>
          <w:numId w:val="42"/>
        </w:numPr>
        <w:rPr>
          <w:ins w:id="91" w:author="Dharti Jagani" w:date="2024-08-14T19:17:00Z" w16du:dateUtc="2024-08-14T13:47:00Z"/>
        </w:rPr>
      </w:pPr>
      <w:ins w:id="92" w:author="Dharti Jagani" w:date="2024-08-14T19:18:00Z" w16du:dateUtc="2024-08-14T13:48:00Z">
        <w:r>
          <w:t xml:space="preserve">Wählen Sie </w:t>
        </w:r>
      </w:ins>
      <w:ins w:id="93" w:author="Dharti Jagani" w:date="2024-08-14T19:17:00Z" w16du:dateUtc="2024-08-14T13:47:00Z">
        <w:r w:rsidR="003B2122">
          <w:t xml:space="preserve">auf der </w:t>
        </w:r>
        <w:r w:rsidRPr="00C54F33">
          <w:rPr>
            <w:b/>
            <w:bCs/>
            <w:rPrChange w:id="94" w:author="Dharti Jagani" w:date="2024-08-14T19:18:00Z" w16du:dateUtc="2024-08-14T13:48:00Z">
              <w:rPr/>
            </w:rPrChange>
          </w:rPr>
          <w:t xml:space="preserve">Seite Quelle des negativen Beispielinhalts </w:t>
        </w:r>
      </w:ins>
      <w:ins w:id="95" w:author="Dharti Jagani" w:date="2024-08-14T19:18:00Z" w16du:dateUtc="2024-08-14T13:48:00Z">
        <w:r>
          <w:t xml:space="preserve">die Seite </w:t>
        </w:r>
        <w:r w:rsidRPr="00C54F33">
          <w:rPr>
            <w:b/>
            <w:bCs/>
            <w:rPrChange w:id="96" w:author="Dharti Jagani" w:date="2024-08-14T19:18:00Z" w16du:dateUtc="2024-08-14T13:48:00Z">
              <w:rPr/>
            </w:rPrChange>
          </w:rPr>
          <w:t xml:space="preserve">Lernen </w:t>
        </w:r>
        <w:r>
          <w:t xml:space="preserve">aus, und </w:t>
        </w:r>
      </w:ins>
      <w:ins w:id="97" w:author="Dharti Jagani" w:date="2024-08-14T19:17:00Z" w16du:dateUtc="2024-08-14T13:47:00Z">
        <w:r>
          <w:t xml:space="preserve">wählen Sie </w:t>
        </w:r>
      </w:ins>
      <w:ins w:id="98" w:author="Dharti Jagani" w:date="2024-08-14T19:18:00Z" w16du:dateUtc="2024-08-14T13:48:00Z">
        <w:r>
          <w:t xml:space="preserve">dann </w:t>
        </w:r>
      </w:ins>
      <w:ins w:id="99" w:author="Dharti Jagani" w:date="2024-08-14T19:17:00Z" w16du:dateUtc="2024-08-14T13:47:00Z">
        <w:r w:rsidRPr="00C54F33">
          <w:rPr>
            <w:b/>
            <w:bCs/>
            <w:rPrChange w:id="100" w:author="Dharti Jagani" w:date="2024-08-14T19:17:00Z" w16du:dateUtc="2024-08-14T13:47:00Z">
              <w:rPr/>
            </w:rPrChange>
          </w:rPr>
          <w:t>Weiter</w:t>
        </w:r>
        <w:r>
          <w:t>.</w:t>
        </w:r>
      </w:ins>
    </w:p>
    <w:p w14:paraId="2B12967B" w14:textId="77777777" w:rsidR="00992DA3" w:rsidRDefault="003B2122">
      <w:pPr>
        <w:numPr>
          <w:ilvl w:val="0"/>
          <w:numId w:val="42"/>
        </w:numPr>
        <w:rPr>
          <w:ins w:id="101" w:author="Dharti Jagani" w:date="2024-08-14T19:19:00Z" w16du:dateUtc="2024-08-14T13:49:00Z"/>
        </w:rPr>
      </w:pPr>
      <w:r w:rsidRPr="00FD27DA">
        <w:lastRenderedPageBreak/>
        <w:t xml:space="preserve">Überprüfen Sie die Einstellungen und wählen Sie </w:t>
      </w:r>
      <w:r w:rsidRPr="00FD27DA">
        <w:rPr>
          <w:b/>
          <w:bCs/>
        </w:rPr>
        <w:t>Trainable Classifier erstellen</w:t>
      </w:r>
      <w:r w:rsidRPr="00FD27DA">
        <w:t>.</w:t>
      </w:r>
    </w:p>
    <w:p w14:paraId="7B22FBAB" w14:textId="11C52593" w:rsidR="00D66872" w:rsidRPr="00FD27DA" w:rsidRDefault="00D66872">
      <w:pPr>
        <w:pPrChange w:id="102" w:author="Dharti Jagani" w:date="2024-08-14T19:19:00Z" w16du:dateUtc="2024-08-14T13:49:00Z">
          <w:pPr>
            <w:numPr>
              <w:numId w:val="42"/>
            </w:numPr>
            <w:tabs>
              <w:tab w:val="num" w:pos="720"/>
            </w:tabs>
            <w:ind w:left="720" w:hanging="360"/>
          </w:pPr>
        </w:pPrChange>
      </w:pPr>
      <w:ins w:id="103" w:author="Dharti Jagani" w:date="2024-08-14T19:19:00Z" w16du:dateUtc="2024-08-14T13:49:00Z">
        <w:r w:rsidRPr="00D66872">
          <w:rPr>
            <w:noProof/>
          </w:rPr>
          <w:drawing>
            <wp:inline distT="0" distB="0" distL="0" distR="0" wp14:anchorId="533F29DB" wp14:editId="05691051">
              <wp:extent cx="5731510" cy="3037205"/>
              <wp:effectExtent l="0" t="0" r="0" b="0"/>
              <wp:docPr id="141807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74751"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ins>
    </w:p>
    <w:p w14:paraId="0323BBA9" w14:textId="77777777" w:rsidR="00992DA3" w:rsidRDefault="003B2122">
      <w:pPr>
        <w:numPr>
          <w:ilvl w:val="0"/>
          <w:numId w:val="42"/>
        </w:numPr>
      </w:pPr>
      <w:r w:rsidRPr="00FD27DA">
        <w:t xml:space="preserve">Wenn die Meldung Your trainable classifier was created angezeigt wird, wählen Sie </w:t>
      </w:r>
      <w:r w:rsidRPr="00D66872">
        <w:rPr>
          <w:b/>
          <w:bCs/>
          <w:rPrChange w:id="104" w:author="Dharti Jagani" w:date="2024-08-14T19:19:00Z" w16du:dateUtc="2024-08-14T13:49:00Z">
            <w:rPr/>
          </w:rPrChange>
        </w:rPr>
        <w:t>Done</w:t>
      </w:r>
      <w:r w:rsidRPr="00FD27DA">
        <w:t>.</w:t>
      </w:r>
    </w:p>
    <w:p w14:paraId="0CE3071B" w14:textId="77777777" w:rsidR="00992DA3" w:rsidRDefault="003B2122">
      <w:pPr>
        <w:numPr>
          <w:ilvl w:val="0"/>
          <w:numId w:val="42"/>
        </w:numPr>
        <w:rPr>
          <w:del w:id="105" w:author="Dharti Jagani" w:date="2024-08-14T19:19:00Z" w16du:dateUtc="2024-08-14T13:49:00Z"/>
        </w:rPr>
      </w:pPr>
      <w:del w:id="106" w:author="Dharti Jagani" w:date="2024-08-14T19:19:00Z" w16du:dateUtc="2024-08-14T13:49:00Z">
        <w:r w:rsidRPr="00FD27DA" w:rsidDel="00D66872">
          <w:delText xml:space="preserve">Now you have to wait between 1 hour up to 24 hours to proceed forward. Leave the </w:delText>
        </w:r>
        <w:r w:rsidRPr="00FD27DA" w:rsidDel="00D66872">
          <w:delText>browser open.</w:delText>
        </w:r>
      </w:del>
    </w:p>
    <w:p w14:paraId="7C945FF0" w14:textId="77777777" w:rsidR="00992DA3" w:rsidRDefault="003B2122">
      <w:pPr>
        <w:rPr>
          <w:ins w:id="107" w:author="Dharti Jagani" w:date="2024-08-14T19:23:00Z" w16du:dateUtc="2024-08-14T13:53:00Z"/>
        </w:rPr>
      </w:pPr>
      <w:r w:rsidRPr="00FD27DA">
        <w:t>Die Dokumente und Dateien auf der ausgewählten SharePoint-Website werden nun analysiert, was bis zu 24 Stunden dauern kann.</w:t>
      </w:r>
    </w:p>
    <w:p w14:paraId="633175CF" w14:textId="77777777" w:rsidR="00992DA3" w:rsidRDefault="003B2122">
      <w:ins w:id="108" w:author="Dharti Jagani" w:date="2024-08-14T19:23:00Z" w16du:dateUtc="2024-08-14T13:53:00Z">
        <w:r>
          <w:t xml:space="preserve">Sie können die bereits vorhandenen Klassifikatoren </w:t>
        </w:r>
      </w:ins>
      <w:ins w:id="109" w:author="Dharti Jagani" w:date="2024-08-14T19:24:00Z" w16du:dateUtc="2024-08-14T13:54:00Z">
        <w:r>
          <w:t xml:space="preserve">für eine weitere Überprüfung </w:t>
        </w:r>
      </w:ins>
      <w:ins w:id="110" w:author="Dharti Jagani" w:date="2024-08-14T19:23:00Z" w16du:dateUtc="2024-08-14T13:53:00Z">
        <w:r>
          <w:t>untersuchen.</w:t>
        </w:r>
      </w:ins>
    </w:p>
    <w:p w14:paraId="7B816C06" w14:textId="77777777" w:rsidR="00992DA3" w:rsidRDefault="003B2122">
      <w:pPr>
        <w:pStyle w:val="Heading2"/>
        <w:rPr>
          <w:del w:id="111" w:author="Dharti Jagani" w:date="2024-08-14T19:23:00Z" w16du:dateUtc="2024-08-14T13:53:00Z"/>
        </w:rPr>
      </w:pPr>
      <w:del w:id="112" w:author="Dharti Jagani" w:date="2024-08-14T19:23:00Z" w16du:dateUtc="2024-08-14T13:53:00Z">
        <w:r w:rsidRPr="00FD27DA" w:rsidDel="004B4FA7">
          <w:delText>Exercise 3 – Publishing a trainable classifier (Homework lab task)</w:delText>
        </w:r>
      </w:del>
    </w:p>
    <w:p w14:paraId="2F1A1C9D" w14:textId="77777777" w:rsidR="00992DA3" w:rsidRDefault="003B2122">
      <w:pPr>
        <w:rPr>
          <w:del w:id="113" w:author="Dharti Jagani" w:date="2024-08-14T19:23:00Z" w16du:dateUtc="2024-08-14T13:53:00Z"/>
        </w:rPr>
      </w:pPr>
      <w:del w:id="114" w:author="Dharti Jagani" w:date="2024-08-14T19:23:00Z" w16du:dateUtc="2024-08-14T13:53:00Z">
        <w:r w:rsidRPr="00FD27DA" w:rsidDel="004B4FA7">
          <w:delText xml:space="preserve">After the new trainable classifier was created and the initial analysis of the documents and files is done, the manual training process needs to be performed. In this task, </w:delText>
        </w:r>
      </w:del>
      <w:del w:id="115" w:author="Dharti Jagani" w:date="2024-08-14T19:20:00Z" w16du:dateUtc="2024-08-14T13:50:00Z">
        <w:r w:rsidRPr="00FD27DA" w:rsidDel="00915F23">
          <w:delText xml:space="preserve">Chris </w:delText>
        </w:r>
      </w:del>
      <w:del w:id="116" w:author="Dharti Jagani" w:date="2024-08-14T19:23:00Z" w16du:dateUtc="2024-08-14T13:53:00Z">
        <w:r w:rsidRPr="00FD27DA" w:rsidDel="004B4FA7">
          <w:delText>will start the calibration of the classifier to achieve the required accuracy for publishing.</w:delText>
        </w:r>
      </w:del>
    </w:p>
    <w:p w14:paraId="17C88562" w14:textId="77777777" w:rsidR="00992DA3" w:rsidRDefault="003B2122">
      <w:pPr>
        <w:numPr>
          <w:ilvl w:val="0"/>
          <w:numId w:val="43"/>
        </w:numPr>
        <w:rPr>
          <w:del w:id="117" w:author="Dharti Jagani" w:date="2024-08-14T19:22:00Z" w16du:dateUtc="2024-08-14T13:52:00Z"/>
        </w:rPr>
      </w:pPr>
      <w:del w:id="118" w:author="Dharti Jagani" w:date="2024-08-14T19:22:00Z" w16du:dateUtc="2024-08-14T13:52:00Z">
        <w:r w:rsidRPr="00FD27DA" w:rsidDel="00292171">
          <w:delText>You should still be logged into your Client 1 VM (LON-CL1) as the </w:delText>
        </w:r>
        <w:r w:rsidRPr="00FD27DA" w:rsidDel="00292171">
          <w:rPr>
            <w:b/>
            <w:bCs/>
          </w:rPr>
          <w:delText>lon-cl1admin</w:delText>
        </w:r>
        <w:r w:rsidRPr="00FD27DA" w:rsidDel="00292171">
          <w:delText> account, and you should be logged into Microsoft 365 as </w:delText>
        </w:r>
        <w:r w:rsidRPr="00FD27DA" w:rsidDel="00292171">
          <w:rPr>
            <w:b/>
            <w:bCs/>
          </w:rPr>
          <w:delText>Chris Green</w:delText>
        </w:r>
        <w:r w:rsidRPr="00FD27DA" w:rsidDel="00292171">
          <w:delText>.</w:delText>
        </w:r>
      </w:del>
    </w:p>
    <w:p w14:paraId="02B1CBFC" w14:textId="77777777" w:rsidR="00992DA3" w:rsidRDefault="003B2122">
      <w:pPr>
        <w:numPr>
          <w:ilvl w:val="0"/>
          <w:numId w:val="43"/>
        </w:numPr>
        <w:rPr>
          <w:del w:id="119" w:author="Dharti Jagani" w:date="2024-08-14T19:22:00Z" w16du:dateUtc="2024-08-14T13:52:00Z"/>
        </w:rPr>
      </w:pPr>
      <w:del w:id="120" w:author="Dharti Jagani" w:date="2024-08-14T19:22:00Z" w16du:dateUtc="2024-08-14T13:52:00Z">
        <w:r w:rsidRPr="00FD27DA" w:rsidDel="00292171">
          <w:delText>In your browser window, you are in the Microsoft Purview portal at </w:delText>
        </w:r>
        <w:r w:rsidRPr="00FD27DA" w:rsidDel="00292171">
          <w:rPr>
            <w:b/>
            <w:bCs/>
          </w:rPr>
          <w:delText>Data classification</w:delText>
        </w:r>
        <w:r w:rsidRPr="00FD27DA" w:rsidDel="00292171">
          <w:delText> in the </w:delText>
        </w:r>
        <w:r w:rsidRPr="00FD27DA" w:rsidDel="00292171">
          <w:rPr>
            <w:b/>
            <w:bCs/>
          </w:rPr>
          <w:delText>Trainable classifiers</w:delText>
        </w:r>
        <w:r w:rsidRPr="00FD27DA" w:rsidDel="00292171">
          <w:delText> tab.</w:delText>
        </w:r>
      </w:del>
    </w:p>
    <w:p w14:paraId="79EB2BAE" w14:textId="77777777" w:rsidR="00992DA3" w:rsidRDefault="003B2122">
      <w:pPr>
        <w:numPr>
          <w:ilvl w:val="0"/>
          <w:numId w:val="43"/>
        </w:numPr>
        <w:rPr>
          <w:del w:id="121" w:author="Dharti Jagani" w:date="2024-08-14T19:22:00Z" w16du:dateUtc="2024-08-14T13:52:00Z"/>
        </w:rPr>
      </w:pPr>
      <w:del w:id="122" w:author="Dharti Jagani" w:date="2024-08-14T19:22:00Z" w16du:dateUtc="2024-08-14T13:52:00Z">
        <w:r w:rsidRPr="00FD27DA" w:rsidDel="00292171">
          <w:delText>Select the trainable classifier with the name </w:delText>
        </w:r>
        <w:r w:rsidRPr="00FD27DA" w:rsidDel="00292171">
          <w:rPr>
            <w:b/>
            <w:bCs/>
          </w:rPr>
          <w:delText>Contoso Company Data</w:delText>
        </w:r>
        <w:r w:rsidRPr="00FD27DA" w:rsidDel="00292171">
          <w:delText> of the type </w:delText>
        </w:r>
        <w:r w:rsidRPr="00FD27DA" w:rsidDel="00292171">
          <w:rPr>
            <w:b/>
            <w:bCs/>
          </w:rPr>
          <w:delText>Custom</w:delText>
        </w:r>
        <w:r w:rsidRPr="00FD27DA" w:rsidDel="00292171">
          <w:delText> to open the detailed settings.</w:delText>
        </w:r>
      </w:del>
    </w:p>
    <w:p w14:paraId="4DF7A7B3" w14:textId="77777777" w:rsidR="00992DA3" w:rsidRDefault="003B2122">
      <w:pPr>
        <w:numPr>
          <w:ilvl w:val="0"/>
          <w:numId w:val="43"/>
        </w:numPr>
        <w:rPr>
          <w:del w:id="123" w:author="Dharti Jagani" w:date="2024-08-14T19:22:00Z" w16du:dateUtc="2024-08-14T13:52:00Z"/>
        </w:rPr>
      </w:pPr>
      <w:del w:id="124" w:author="Dharti Jagani" w:date="2024-08-14T19:22:00Z" w16du:dateUtc="2024-08-14T13:52:00Z">
        <w:r w:rsidRPr="00FD27DA" w:rsidDel="00292171">
          <w:delText>Review the </w:delText>
        </w:r>
        <w:r w:rsidRPr="00FD27DA" w:rsidDel="00292171">
          <w:rPr>
            <w:b/>
            <w:bCs/>
          </w:rPr>
          <w:delText>Details</w:delText>
        </w:r>
        <w:r w:rsidRPr="00FD27DA" w:rsidDel="00292171">
          <w:delText xml:space="preserve"> tab on the right side, including the </w:delText>
        </w:r>
        <w:r w:rsidRPr="00FD27DA" w:rsidDel="00292171">
          <w:delText>source site for the classifier, the number of processed items and the </w:delText>
        </w:r>
        <w:r w:rsidRPr="00FD27DA" w:rsidDel="00292171">
          <w:rPr>
            <w:b/>
            <w:bCs/>
          </w:rPr>
          <w:delText>Status</w:delText>
        </w:r>
        <w:r w:rsidRPr="00FD27DA" w:rsidDel="00292171">
          <w:delText>, which is in </w:delText>
        </w:r>
        <w:r w:rsidRPr="00FD27DA" w:rsidDel="00292171">
          <w:rPr>
            <w:b/>
            <w:bCs/>
          </w:rPr>
          <w:delText>Need test items</w:delText>
        </w:r>
        <w:r w:rsidRPr="00FD27DA" w:rsidDel="00292171">
          <w:delText>.</w:delText>
        </w:r>
      </w:del>
    </w:p>
    <w:p w14:paraId="30E967C1" w14:textId="77777777" w:rsidR="00992DA3" w:rsidRDefault="003B2122">
      <w:pPr>
        <w:numPr>
          <w:ilvl w:val="0"/>
          <w:numId w:val="43"/>
        </w:numPr>
        <w:rPr>
          <w:del w:id="125" w:author="Dharti Jagani" w:date="2024-08-14T19:22:00Z" w16du:dateUtc="2024-08-14T13:52:00Z"/>
        </w:rPr>
      </w:pPr>
      <w:del w:id="126" w:author="Dharti Jagani" w:date="2024-08-14T19:22:00Z" w16du:dateUtc="2024-08-14T13:52:00Z">
        <w:r w:rsidRPr="00FD27DA" w:rsidDel="00292171">
          <w:delText>To add items for training the classifier, select </w:delText>
        </w:r>
        <w:r w:rsidRPr="00FD27DA" w:rsidDel="00292171">
          <w:rPr>
            <w:b/>
            <w:bCs/>
          </w:rPr>
          <w:delText>Add items to test</w:delText>
        </w:r>
        <w:r w:rsidRPr="00FD27DA" w:rsidDel="00292171">
          <w:delText> to open the right side selection pane.</w:delText>
        </w:r>
      </w:del>
    </w:p>
    <w:p w14:paraId="053E15E8" w14:textId="77777777" w:rsidR="00992DA3" w:rsidRDefault="003B2122">
      <w:pPr>
        <w:numPr>
          <w:ilvl w:val="0"/>
          <w:numId w:val="43"/>
        </w:numPr>
        <w:rPr>
          <w:del w:id="127" w:author="Dharti Jagani" w:date="2024-08-14T19:22:00Z" w16du:dateUtc="2024-08-14T13:52:00Z"/>
        </w:rPr>
      </w:pPr>
      <w:del w:id="128" w:author="Dharti Jagani" w:date="2024-08-14T19:22:00Z" w16du:dateUtc="2024-08-14T13:52:00Z">
        <w:r w:rsidRPr="00FD27DA" w:rsidDel="00292171">
          <w:delText>In the Choose sites with items to test pane, select + Choose sites.</w:delText>
        </w:r>
      </w:del>
    </w:p>
    <w:p w14:paraId="39DB2100" w14:textId="77777777" w:rsidR="00992DA3" w:rsidRDefault="003B2122">
      <w:pPr>
        <w:numPr>
          <w:ilvl w:val="0"/>
          <w:numId w:val="43"/>
        </w:numPr>
        <w:rPr>
          <w:del w:id="129" w:author="Dharti Jagani" w:date="2024-08-14T19:22:00Z" w16du:dateUtc="2024-08-14T13:52:00Z"/>
        </w:rPr>
      </w:pPr>
      <w:del w:id="130" w:author="Dharti Jagani" w:date="2024-08-14T19:22:00Z" w16du:dateUtc="2024-08-14T13:52:00Z">
        <w:r w:rsidRPr="00FD27DA" w:rsidDel="00292171">
          <w:lastRenderedPageBreak/>
          <w:delText>Select the following SharePoint sites:</w:delText>
        </w:r>
      </w:del>
    </w:p>
    <w:p w14:paraId="268DCDED" w14:textId="77777777" w:rsidR="00992DA3" w:rsidRDefault="003B2122">
      <w:pPr>
        <w:numPr>
          <w:ilvl w:val="1"/>
          <w:numId w:val="43"/>
        </w:numPr>
        <w:rPr>
          <w:del w:id="131" w:author="Dharti Jagani" w:date="2024-08-14T19:22:00Z" w16du:dateUtc="2024-08-14T13:52:00Z"/>
        </w:rPr>
      </w:pPr>
      <w:del w:id="132" w:author="Dharti Jagani" w:date="2024-08-14T19:22:00Z" w16du:dateUtc="2024-08-14T13:52:00Z">
        <w:r w:rsidRPr="00FD27DA" w:rsidDel="00292171">
          <w:delText>Communication site</w:delText>
        </w:r>
      </w:del>
    </w:p>
    <w:p w14:paraId="2921B72B" w14:textId="77777777" w:rsidR="00992DA3" w:rsidRDefault="003B2122">
      <w:pPr>
        <w:numPr>
          <w:ilvl w:val="1"/>
          <w:numId w:val="43"/>
        </w:numPr>
        <w:rPr>
          <w:del w:id="133" w:author="Dharti Jagani" w:date="2024-08-14T19:22:00Z" w16du:dateUtc="2024-08-14T13:52:00Z"/>
        </w:rPr>
      </w:pPr>
      <w:del w:id="134" w:author="Dharti Jagani" w:date="2024-08-14T19:22:00Z" w16du:dateUtc="2024-08-14T13:52:00Z">
        <w:r w:rsidRPr="00FD27DA" w:rsidDel="00292171">
          <w:delText>News @ Contoso</w:delText>
        </w:r>
      </w:del>
    </w:p>
    <w:p w14:paraId="0D7CBDB2" w14:textId="77777777" w:rsidR="00992DA3" w:rsidRDefault="003B2122">
      <w:pPr>
        <w:numPr>
          <w:ilvl w:val="1"/>
          <w:numId w:val="43"/>
        </w:numPr>
        <w:rPr>
          <w:del w:id="135" w:author="Dharti Jagani" w:date="2024-08-14T19:22:00Z" w16du:dateUtc="2024-08-14T13:52:00Z"/>
        </w:rPr>
      </w:pPr>
      <w:del w:id="136" w:author="Dharti Jagani" w:date="2024-08-14T19:22:00Z" w16du:dateUtc="2024-08-14T13:52:00Z">
        <w:r w:rsidRPr="00FD27DA" w:rsidDel="00292171">
          <w:delText>Contoso Web 1</w:delText>
        </w:r>
      </w:del>
    </w:p>
    <w:p w14:paraId="05861DAD" w14:textId="77777777" w:rsidR="00992DA3" w:rsidRDefault="003B2122">
      <w:pPr>
        <w:numPr>
          <w:ilvl w:val="1"/>
          <w:numId w:val="43"/>
        </w:numPr>
        <w:rPr>
          <w:del w:id="137" w:author="Dharti Jagani" w:date="2024-08-14T19:22:00Z" w16du:dateUtc="2024-08-14T13:52:00Z"/>
        </w:rPr>
      </w:pPr>
      <w:del w:id="138" w:author="Dharti Jagani" w:date="2024-08-14T19:22:00Z" w16du:dateUtc="2024-08-14T13:52:00Z">
        <w:r w:rsidRPr="00FD27DA" w:rsidDel="00292171">
          <w:delText>Brand</w:delText>
        </w:r>
      </w:del>
    </w:p>
    <w:p w14:paraId="052D1852" w14:textId="77777777" w:rsidR="00992DA3" w:rsidRDefault="003B2122">
      <w:pPr>
        <w:numPr>
          <w:ilvl w:val="1"/>
          <w:numId w:val="43"/>
        </w:numPr>
        <w:rPr>
          <w:del w:id="139" w:author="Dharti Jagani" w:date="2024-08-14T19:22:00Z" w16du:dateUtc="2024-08-14T13:52:00Z"/>
        </w:rPr>
      </w:pPr>
      <w:del w:id="140" w:author="Dharti Jagani" w:date="2024-08-14T19:22:00Z" w16du:dateUtc="2024-08-14T13:52:00Z">
        <w:r w:rsidRPr="00FD27DA" w:rsidDel="00292171">
          <w:delText>Digital Initiative Public Relations</w:delText>
        </w:r>
      </w:del>
    </w:p>
    <w:p w14:paraId="2E0AA42F" w14:textId="77777777" w:rsidR="00992DA3" w:rsidRDefault="003B2122">
      <w:pPr>
        <w:numPr>
          <w:ilvl w:val="1"/>
          <w:numId w:val="43"/>
        </w:numPr>
        <w:rPr>
          <w:del w:id="141" w:author="Dharti Jagani" w:date="2024-08-14T19:22:00Z" w16du:dateUtc="2024-08-14T13:52:00Z"/>
        </w:rPr>
      </w:pPr>
      <w:del w:id="142" w:author="Dharti Jagani" w:date="2024-08-14T19:22:00Z" w16du:dateUtc="2024-08-14T13:52:00Z">
        <w:r w:rsidRPr="00FD27DA" w:rsidDel="00292171">
          <w:delText>Work @ Contoso</w:delText>
        </w:r>
      </w:del>
    </w:p>
    <w:p w14:paraId="694960DC" w14:textId="77777777" w:rsidR="00992DA3" w:rsidRDefault="003B2122">
      <w:pPr>
        <w:numPr>
          <w:ilvl w:val="1"/>
          <w:numId w:val="43"/>
        </w:numPr>
        <w:rPr>
          <w:del w:id="143" w:author="Dharti Jagani" w:date="2024-08-14T19:22:00Z" w16du:dateUtc="2024-08-14T13:52:00Z"/>
        </w:rPr>
      </w:pPr>
      <w:del w:id="144" w:author="Dharti Jagani" w:date="2024-08-14T19:22:00Z" w16du:dateUtc="2024-08-14T13:52:00Z">
        <w:r w:rsidRPr="00FD27DA" w:rsidDel="00292171">
          <w:delText>Sales and Marketing</w:delText>
        </w:r>
      </w:del>
    </w:p>
    <w:p w14:paraId="3F15C432" w14:textId="77777777" w:rsidR="00992DA3" w:rsidRDefault="003B2122">
      <w:pPr>
        <w:numPr>
          <w:ilvl w:val="1"/>
          <w:numId w:val="43"/>
        </w:numPr>
        <w:rPr>
          <w:del w:id="145" w:author="Dharti Jagani" w:date="2024-08-14T19:22:00Z" w16du:dateUtc="2024-08-14T13:52:00Z"/>
        </w:rPr>
      </w:pPr>
      <w:del w:id="146" w:author="Dharti Jagani" w:date="2024-08-14T19:22:00Z" w16du:dateUtc="2024-08-14T13:52:00Z">
        <w:r w:rsidRPr="00FD27DA" w:rsidDel="00292171">
          <w:delText>Contoso Landings</w:delText>
        </w:r>
      </w:del>
    </w:p>
    <w:p w14:paraId="411477B3" w14:textId="77777777" w:rsidR="00992DA3" w:rsidRDefault="003B2122">
      <w:pPr>
        <w:numPr>
          <w:ilvl w:val="1"/>
          <w:numId w:val="43"/>
        </w:numPr>
        <w:rPr>
          <w:del w:id="147" w:author="Dharti Jagani" w:date="2024-08-14T19:22:00Z" w16du:dateUtc="2024-08-14T13:52:00Z"/>
        </w:rPr>
      </w:pPr>
      <w:del w:id="148" w:author="Dharti Jagani" w:date="2024-08-14T19:22:00Z" w16du:dateUtc="2024-08-14T13:52:00Z">
        <w:r w:rsidRPr="00FD27DA" w:rsidDel="00292171">
          <w:delText>Mark 8 Project Team</w:delText>
        </w:r>
      </w:del>
    </w:p>
    <w:p w14:paraId="4940D715" w14:textId="77777777" w:rsidR="00992DA3" w:rsidRDefault="003B2122">
      <w:pPr>
        <w:numPr>
          <w:ilvl w:val="1"/>
          <w:numId w:val="43"/>
        </w:numPr>
        <w:rPr>
          <w:del w:id="149" w:author="Dharti Jagani" w:date="2024-08-14T19:22:00Z" w16du:dateUtc="2024-08-14T13:52:00Z"/>
        </w:rPr>
      </w:pPr>
      <w:del w:id="150" w:author="Dharti Jagani" w:date="2024-08-14T19:22:00Z" w16du:dateUtc="2024-08-14T13:52:00Z">
        <w:r w:rsidRPr="00FD27DA" w:rsidDel="00292171">
          <w:delText>HR</w:delText>
        </w:r>
      </w:del>
    </w:p>
    <w:p w14:paraId="57881E4A" w14:textId="77777777" w:rsidR="00992DA3" w:rsidRDefault="003B2122">
      <w:pPr>
        <w:numPr>
          <w:ilvl w:val="1"/>
          <w:numId w:val="43"/>
        </w:numPr>
        <w:rPr>
          <w:del w:id="151" w:author="Dharti Jagani" w:date="2024-08-14T19:22:00Z" w16du:dateUtc="2024-08-14T13:52:00Z"/>
        </w:rPr>
      </w:pPr>
      <w:del w:id="152" w:author="Dharti Jagani" w:date="2024-08-14T19:22:00Z" w16du:dateUtc="2024-08-14T13:52:00Z">
        <w:r w:rsidRPr="00FD27DA" w:rsidDel="00292171">
          <w:delText>Operations</w:delText>
        </w:r>
      </w:del>
    </w:p>
    <w:p w14:paraId="1BFED8AC" w14:textId="77777777" w:rsidR="00992DA3" w:rsidRDefault="003B2122">
      <w:pPr>
        <w:numPr>
          <w:ilvl w:val="1"/>
          <w:numId w:val="43"/>
        </w:numPr>
        <w:rPr>
          <w:del w:id="153" w:author="Dharti Jagani" w:date="2024-08-14T19:22:00Z" w16du:dateUtc="2024-08-14T13:52:00Z"/>
        </w:rPr>
      </w:pPr>
      <w:del w:id="154" w:author="Dharti Jagani" w:date="2024-08-14T19:22:00Z" w16du:dateUtc="2024-08-14T13:52:00Z">
        <w:r w:rsidRPr="00FD27DA" w:rsidDel="00292171">
          <w:delText>Retail</w:delText>
        </w:r>
      </w:del>
    </w:p>
    <w:p w14:paraId="1ACB0585" w14:textId="77777777" w:rsidR="00992DA3" w:rsidRDefault="003B2122">
      <w:pPr>
        <w:numPr>
          <w:ilvl w:val="1"/>
          <w:numId w:val="43"/>
        </w:numPr>
        <w:rPr>
          <w:del w:id="155" w:author="Dharti Jagani" w:date="2024-08-14T19:22:00Z" w16du:dateUtc="2024-08-14T13:52:00Z"/>
        </w:rPr>
      </w:pPr>
      <w:del w:id="156" w:author="Dharti Jagani" w:date="2024-08-14T19:22:00Z" w16du:dateUtc="2024-08-14T13:52:00Z">
        <w:r w:rsidRPr="00FD27DA" w:rsidDel="00292171">
          <w:delText>PointPublishing Hub Site</w:delText>
        </w:r>
      </w:del>
    </w:p>
    <w:p w14:paraId="799F7A48" w14:textId="77777777" w:rsidR="00992DA3" w:rsidRDefault="003B2122">
      <w:pPr>
        <w:numPr>
          <w:ilvl w:val="1"/>
          <w:numId w:val="43"/>
        </w:numPr>
        <w:rPr>
          <w:del w:id="157" w:author="Dharti Jagani" w:date="2024-08-14T19:22:00Z" w16du:dateUtc="2024-08-14T13:52:00Z"/>
        </w:rPr>
      </w:pPr>
      <w:del w:id="158" w:author="Dharti Jagani" w:date="2024-08-14T19:22:00Z" w16du:dateUtc="2024-08-14T13:52:00Z">
        <w:r w:rsidRPr="00FD27DA" w:rsidDel="00292171">
          <w:delText>Team Site</w:delText>
        </w:r>
      </w:del>
    </w:p>
    <w:p w14:paraId="76231A7B" w14:textId="77777777" w:rsidR="00992DA3" w:rsidRDefault="003B2122">
      <w:pPr>
        <w:numPr>
          <w:ilvl w:val="1"/>
          <w:numId w:val="43"/>
        </w:numPr>
        <w:rPr>
          <w:del w:id="159" w:author="Dharti Jagani" w:date="2024-08-14T19:22:00Z" w16du:dateUtc="2024-08-14T13:52:00Z"/>
        </w:rPr>
      </w:pPr>
      <w:del w:id="160" w:author="Dharti Jagani" w:date="2024-08-14T19:22:00Z" w16du:dateUtc="2024-08-14T13:52:00Z">
        <w:r w:rsidRPr="00FD27DA" w:rsidDel="00292171">
          <w:delText>Leadership Team</w:delText>
        </w:r>
      </w:del>
    </w:p>
    <w:p w14:paraId="3BBBEA7A" w14:textId="77777777" w:rsidR="00992DA3" w:rsidRDefault="003B2122">
      <w:pPr>
        <w:numPr>
          <w:ilvl w:val="1"/>
          <w:numId w:val="43"/>
        </w:numPr>
        <w:rPr>
          <w:del w:id="161" w:author="Dharti Jagani" w:date="2024-08-14T19:22:00Z" w16du:dateUtc="2024-08-14T13:52:00Z"/>
        </w:rPr>
      </w:pPr>
      <w:del w:id="162" w:author="Dharti Jagani" w:date="2024-08-14T19:22:00Z" w16du:dateUtc="2024-08-14T13:52:00Z">
        <w:r w:rsidRPr="00FD27DA" w:rsidDel="00292171">
          <w:delText>Community</w:delText>
        </w:r>
      </w:del>
    </w:p>
    <w:p w14:paraId="331F25A9" w14:textId="77777777" w:rsidR="00992DA3" w:rsidRDefault="003B2122">
      <w:pPr>
        <w:numPr>
          <w:ilvl w:val="1"/>
          <w:numId w:val="43"/>
        </w:numPr>
        <w:rPr>
          <w:del w:id="163" w:author="Dharti Jagani" w:date="2024-08-14T19:22:00Z" w16du:dateUtc="2024-08-14T13:52:00Z"/>
        </w:rPr>
      </w:pPr>
      <w:del w:id="164" w:author="Dharti Jagani" w:date="2024-08-14T19:22:00Z" w16du:dateUtc="2024-08-14T13:52:00Z">
        <w:r w:rsidRPr="00FD27DA" w:rsidDel="00292171">
          <w:delText>Give @ Contoso</w:delText>
        </w:r>
      </w:del>
    </w:p>
    <w:p w14:paraId="4CF487FB" w14:textId="77777777" w:rsidR="00992DA3" w:rsidRDefault="003B2122">
      <w:pPr>
        <w:numPr>
          <w:ilvl w:val="1"/>
          <w:numId w:val="43"/>
        </w:numPr>
        <w:rPr>
          <w:del w:id="165" w:author="Dharti Jagani" w:date="2024-08-14T19:22:00Z" w16du:dateUtc="2024-08-14T13:52:00Z"/>
        </w:rPr>
      </w:pPr>
      <w:del w:id="166" w:author="Dharti Jagani" w:date="2024-08-14T19:22:00Z" w16du:dateUtc="2024-08-14T13:52:00Z">
        <w:r w:rsidRPr="00FD27DA" w:rsidDel="00292171">
          <w:delText>Benefits @ Contoso</w:delText>
        </w:r>
      </w:del>
    </w:p>
    <w:p w14:paraId="5C117BE1" w14:textId="77777777" w:rsidR="00992DA3" w:rsidRDefault="003B2122">
      <w:pPr>
        <w:numPr>
          <w:ilvl w:val="1"/>
          <w:numId w:val="43"/>
        </w:numPr>
        <w:rPr>
          <w:del w:id="167" w:author="Dharti Jagani" w:date="2024-08-14T19:22:00Z" w16du:dateUtc="2024-08-14T13:52:00Z"/>
        </w:rPr>
      </w:pPr>
      <w:del w:id="168" w:author="Dharti Jagani" w:date="2024-08-14T19:22:00Z" w16du:dateUtc="2024-08-14T13:52:00Z">
        <w:r w:rsidRPr="00FD27DA" w:rsidDel="00292171">
          <w:delText>Learn @ Contoso</w:delText>
        </w:r>
      </w:del>
    </w:p>
    <w:p w14:paraId="25CA3C75" w14:textId="77777777" w:rsidR="00992DA3" w:rsidRDefault="003B2122">
      <w:pPr>
        <w:numPr>
          <w:ilvl w:val="1"/>
          <w:numId w:val="43"/>
        </w:numPr>
        <w:rPr>
          <w:del w:id="169" w:author="Dharti Jagani" w:date="2024-08-14T19:22:00Z" w16du:dateUtc="2024-08-14T13:52:00Z"/>
        </w:rPr>
      </w:pPr>
      <w:del w:id="170" w:author="Dharti Jagani" w:date="2024-08-14T19:22:00Z" w16du:dateUtc="2024-08-14T13:52:00Z">
        <w:r w:rsidRPr="00FD27DA" w:rsidDel="00292171">
          <w:delText>Campaigns - Events</w:delText>
        </w:r>
      </w:del>
    </w:p>
    <w:p w14:paraId="5A7E268D" w14:textId="77777777" w:rsidR="00992DA3" w:rsidRDefault="003B2122">
      <w:pPr>
        <w:numPr>
          <w:ilvl w:val="0"/>
          <w:numId w:val="43"/>
        </w:numPr>
        <w:rPr>
          <w:del w:id="171" w:author="Dharti Jagani" w:date="2024-08-14T19:22:00Z" w16du:dateUtc="2024-08-14T13:52:00Z"/>
        </w:rPr>
      </w:pPr>
      <w:del w:id="172" w:author="Dharti Jagani" w:date="2024-08-14T19:22:00Z" w16du:dateUtc="2024-08-14T13:52:00Z">
        <w:r w:rsidRPr="00FD27DA" w:rsidDel="00292171">
          <w:delText>Select </w:delText>
        </w:r>
        <w:r w:rsidRPr="00FD27DA" w:rsidDel="00292171">
          <w:rPr>
            <w:b/>
            <w:bCs/>
          </w:rPr>
          <w:delText>Add</w:delText>
        </w:r>
        <w:r w:rsidRPr="00FD27DA" w:rsidDel="00292171">
          <w:delText>.</w:delText>
        </w:r>
      </w:del>
    </w:p>
    <w:p w14:paraId="3499C517" w14:textId="77777777" w:rsidR="00992DA3" w:rsidRDefault="003B2122">
      <w:pPr>
        <w:numPr>
          <w:ilvl w:val="0"/>
          <w:numId w:val="43"/>
        </w:numPr>
        <w:rPr>
          <w:del w:id="173" w:author="Dharti Jagani" w:date="2024-08-14T19:22:00Z" w16du:dateUtc="2024-08-14T13:52:00Z"/>
        </w:rPr>
      </w:pPr>
      <w:del w:id="174" w:author="Dharti Jagani" w:date="2024-08-14T19:22:00Z" w16du:dateUtc="2024-08-14T13:52:00Z">
        <w:r w:rsidRPr="00FD27DA" w:rsidDel="00292171">
          <w:delText>Wait until the sites are shown in the list and select </w:delText>
        </w:r>
        <w:r w:rsidRPr="00FD27DA" w:rsidDel="00292171">
          <w:rPr>
            <w:b/>
            <w:bCs/>
          </w:rPr>
          <w:delText>Add</w:delText>
        </w:r>
        <w:r w:rsidRPr="00FD27DA" w:rsidDel="00292171">
          <w:delText>.</w:delText>
        </w:r>
      </w:del>
    </w:p>
    <w:p w14:paraId="0A2AE358" w14:textId="77777777" w:rsidR="00992DA3" w:rsidRDefault="003B2122">
      <w:pPr>
        <w:numPr>
          <w:ilvl w:val="0"/>
          <w:numId w:val="43"/>
        </w:numPr>
        <w:rPr>
          <w:del w:id="175" w:author="Dharti Jagani" w:date="2024-08-14T19:22:00Z" w16du:dateUtc="2024-08-14T13:52:00Z"/>
        </w:rPr>
      </w:pPr>
      <w:del w:id="176" w:author="Dharti Jagani" w:date="2024-08-14T19:22:00Z" w16du:dateUtc="2024-08-14T13:52:00Z">
        <w:r w:rsidRPr="00FD27DA" w:rsidDel="00292171">
          <w:delText>When the </w:delText>
        </w:r>
        <w:r w:rsidRPr="00FD27DA" w:rsidDel="00292171">
          <w:rPr>
            <w:b/>
            <w:bCs/>
          </w:rPr>
          <w:delText>Overview</w:delText>
        </w:r>
        <w:r w:rsidRPr="00FD27DA" w:rsidDel="00292171">
          <w:delText> section is updated, a new tab is shown in the top of the window.</w:delText>
        </w:r>
      </w:del>
    </w:p>
    <w:p w14:paraId="2A604E3C" w14:textId="77777777" w:rsidR="00992DA3" w:rsidRDefault="003B2122">
      <w:pPr>
        <w:numPr>
          <w:ilvl w:val="0"/>
          <w:numId w:val="43"/>
        </w:numPr>
        <w:rPr>
          <w:del w:id="177" w:author="Dharti Jagani" w:date="2024-08-14T19:22:00Z" w16du:dateUtc="2024-08-14T13:52:00Z"/>
        </w:rPr>
      </w:pPr>
      <w:del w:id="178" w:author="Dharti Jagani" w:date="2024-08-14T19:22:00Z" w16du:dateUtc="2024-08-14T13:52:00Z">
        <w:r w:rsidRPr="00FD27DA" w:rsidDel="00292171">
          <w:delText>Select </w:delText>
        </w:r>
        <w:r w:rsidRPr="00FD27DA" w:rsidDel="00292171">
          <w:rPr>
            <w:b/>
            <w:bCs/>
          </w:rPr>
          <w:delText>Tested items to review</w:delText>
        </w:r>
        <w:r w:rsidRPr="00FD27DA" w:rsidDel="00292171">
          <w:delText> from the top pane.</w:delText>
        </w:r>
      </w:del>
    </w:p>
    <w:p w14:paraId="4BA60E2A" w14:textId="77777777" w:rsidR="00992DA3" w:rsidRDefault="003B2122">
      <w:pPr>
        <w:numPr>
          <w:ilvl w:val="0"/>
          <w:numId w:val="43"/>
        </w:numPr>
        <w:rPr>
          <w:del w:id="179" w:author="Dharti Jagani" w:date="2024-08-14T19:22:00Z" w16du:dateUtc="2024-08-14T13:52:00Z"/>
        </w:rPr>
      </w:pPr>
      <w:del w:id="180" w:author="Dharti Jagani" w:date="2024-08-14T19:22:00Z" w16du:dateUtc="2024-08-14T13:52:00Z">
        <w:r w:rsidRPr="00FD27DA" w:rsidDel="00292171">
          <w:delText>It will take between 15 to 30 minutes until first results are ready for review. Refresh the browser window if no files are shown in the list, until data is available.</w:delText>
        </w:r>
      </w:del>
    </w:p>
    <w:p w14:paraId="3C7A4E34" w14:textId="77777777" w:rsidR="00992DA3" w:rsidRDefault="003B2122">
      <w:pPr>
        <w:numPr>
          <w:ilvl w:val="0"/>
          <w:numId w:val="43"/>
        </w:numPr>
        <w:rPr>
          <w:del w:id="181" w:author="Dharti Jagani" w:date="2024-08-14T19:22:00Z" w16du:dateUtc="2024-08-14T13:52:00Z"/>
        </w:rPr>
      </w:pPr>
      <w:del w:id="182" w:author="Dharti Jagani" w:date="2024-08-14T19:22:00Z" w16du:dateUtc="2024-08-14T13:52:00Z">
        <w:r w:rsidRPr="00FD27DA" w:rsidDel="00292171">
          <w:delText xml:space="preserve">Select </w:delText>
        </w:r>
        <w:r w:rsidRPr="00FD27DA" w:rsidDel="00292171">
          <w:delText>the name of the first file from the list to open the preview window.</w:delText>
        </w:r>
      </w:del>
    </w:p>
    <w:p w14:paraId="3B16FEC7" w14:textId="77777777" w:rsidR="00992DA3" w:rsidRDefault="003B2122">
      <w:pPr>
        <w:numPr>
          <w:ilvl w:val="0"/>
          <w:numId w:val="43"/>
        </w:numPr>
        <w:rPr>
          <w:del w:id="183" w:author="Dharti Jagani" w:date="2024-08-14T19:22:00Z" w16du:dateUtc="2024-08-14T13:52:00Z"/>
        </w:rPr>
      </w:pPr>
      <w:del w:id="184" w:author="Dharti Jagani" w:date="2024-08-14T19:22:00Z" w16du:dateUtc="2024-08-14T13:52:00Z">
        <w:r w:rsidRPr="00FD27DA" w:rsidDel="00292171">
          <w:delText>When the </w:delText>
        </w:r>
        <w:r w:rsidRPr="00FD27DA" w:rsidDel="00292171">
          <w:rPr>
            <w:b/>
            <w:bCs/>
          </w:rPr>
          <w:delText>Prediction</w:delText>
        </w:r>
        <w:r w:rsidRPr="00FD27DA" w:rsidDel="00292171">
          <w:delText> row is equal to </w:delText>
        </w:r>
        <w:r w:rsidRPr="00FD27DA" w:rsidDel="00292171">
          <w:rPr>
            <w:b/>
            <w:bCs/>
          </w:rPr>
          <w:delText>Match</w:delText>
        </w:r>
        <w:r w:rsidRPr="00FD27DA" w:rsidDel="00292171">
          <w:delText>, the file was identified as a match for the classifier. Below the preview window, a message </w:delText>
        </w:r>
        <w:r w:rsidRPr="00FD27DA" w:rsidDel="00292171">
          <w:rPr>
            <w:b/>
            <w:bCs/>
          </w:rPr>
          <w:delText>We predict this item "matched" this classifier.</w:delText>
        </w:r>
        <w:r w:rsidRPr="00FD27DA" w:rsidDel="00292171">
          <w:delText> is shown. Select </w:delText>
        </w:r>
        <w:r w:rsidRPr="00FD27DA" w:rsidDel="00292171">
          <w:rPr>
            <w:b/>
            <w:bCs/>
          </w:rPr>
          <w:delText>Match</w:delText>
        </w:r>
        <w:r w:rsidRPr="00FD27DA" w:rsidDel="00292171">
          <w:delText> to approve the automatic classification.</w:delText>
        </w:r>
      </w:del>
    </w:p>
    <w:p w14:paraId="7C38E29E" w14:textId="77777777" w:rsidR="00992DA3" w:rsidRDefault="003B2122">
      <w:pPr>
        <w:numPr>
          <w:ilvl w:val="0"/>
          <w:numId w:val="43"/>
        </w:numPr>
        <w:rPr>
          <w:del w:id="185" w:author="Dharti Jagani" w:date="2024-08-14T19:22:00Z" w16du:dateUtc="2024-08-14T13:52:00Z"/>
        </w:rPr>
      </w:pPr>
      <w:del w:id="186" w:author="Dharti Jagani" w:date="2024-08-14T19:22:00Z" w16du:dateUtc="2024-08-14T13:52:00Z">
        <w:r w:rsidRPr="00FD27DA" w:rsidDel="00292171">
          <w:delText>When the </w:delText>
        </w:r>
        <w:r w:rsidRPr="00FD27DA" w:rsidDel="00292171">
          <w:rPr>
            <w:b/>
            <w:bCs/>
          </w:rPr>
          <w:delText>Prediction</w:delText>
        </w:r>
        <w:r w:rsidRPr="00FD27DA" w:rsidDel="00292171">
          <w:delText> row is equal to </w:delText>
        </w:r>
        <w:r w:rsidRPr="00FD27DA" w:rsidDel="00292171">
          <w:rPr>
            <w:b/>
            <w:bCs/>
          </w:rPr>
          <w:delText>Not a match</w:delText>
        </w:r>
        <w:r w:rsidRPr="00FD27DA" w:rsidDel="00292171">
          <w:delText>, the file was identified not as a match for the classifier. Below the preview window, a message </w:delText>
        </w:r>
        <w:r w:rsidRPr="00FD27DA" w:rsidDel="00292171">
          <w:rPr>
            <w:b/>
            <w:bCs/>
          </w:rPr>
          <w:delText xml:space="preserve">We predict this </w:delText>
        </w:r>
        <w:r w:rsidRPr="00FD27DA" w:rsidDel="00292171">
          <w:rPr>
            <w:b/>
            <w:bCs/>
          </w:rPr>
          <w:lastRenderedPageBreak/>
          <w:delText>item "does not match" this classifier.</w:delText>
        </w:r>
        <w:r w:rsidRPr="00FD27DA" w:rsidDel="00292171">
          <w:delText> is shown. Select </w:delText>
        </w:r>
        <w:r w:rsidRPr="00FD27DA" w:rsidDel="00292171">
          <w:rPr>
            <w:b/>
            <w:bCs/>
          </w:rPr>
          <w:delText>Not a match</w:delText>
        </w:r>
        <w:r w:rsidRPr="00FD27DA" w:rsidDel="00292171">
          <w:delText> to approve the automatic classification.</w:delText>
        </w:r>
      </w:del>
    </w:p>
    <w:p w14:paraId="2D5ACECC" w14:textId="77777777" w:rsidR="00992DA3" w:rsidRDefault="003B2122">
      <w:pPr>
        <w:numPr>
          <w:ilvl w:val="0"/>
          <w:numId w:val="43"/>
        </w:numPr>
        <w:rPr>
          <w:del w:id="187" w:author="Dharti Jagani" w:date="2024-08-14T19:22:00Z" w16du:dateUtc="2024-08-14T13:52:00Z"/>
        </w:rPr>
      </w:pPr>
      <w:del w:id="188" w:author="Dharti Jagani" w:date="2024-08-14T19:22:00Z" w16du:dateUtc="2024-08-14T13:52:00Z">
        <w:r w:rsidRPr="00FD27DA" w:rsidDel="00292171">
          <w:delText>Proceed with all items in the list and approve the automatic classification. After all items have been reviewed, select </w:delText>
        </w:r>
        <w:r w:rsidRPr="00FD27DA" w:rsidDel="00292171">
          <w:rPr>
            <w:b/>
            <w:bCs/>
          </w:rPr>
          <w:delText>Overview</w:delText>
        </w:r>
        <w:r w:rsidRPr="00FD27DA" w:rsidDel="00292171">
          <w:delText> from the top pane and </w:delText>
        </w:r>
        <w:r w:rsidRPr="00FD27DA" w:rsidDel="00292171">
          <w:rPr>
            <w:b/>
            <w:bCs/>
          </w:rPr>
          <w:delText>Tested items to review</w:delText>
        </w:r>
        <w:r w:rsidRPr="00FD27DA" w:rsidDel="00292171">
          <w:delText> again, to load the next set of items for review.</w:delText>
        </w:r>
      </w:del>
    </w:p>
    <w:p w14:paraId="0FBC2448" w14:textId="77777777" w:rsidR="00992DA3" w:rsidRDefault="003B2122">
      <w:pPr>
        <w:numPr>
          <w:ilvl w:val="0"/>
          <w:numId w:val="43"/>
        </w:numPr>
        <w:rPr>
          <w:del w:id="189" w:author="Dharti Jagani" w:date="2024-08-14T19:22:00Z" w16du:dateUtc="2024-08-14T13:52:00Z"/>
        </w:rPr>
      </w:pPr>
      <w:del w:id="190" w:author="Dharti Jagani" w:date="2024-08-14T19:22:00Z" w16du:dateUtc="2024-08-14T13:52:00Z">
        <w:r w:rsidRPr="00FD27DA" w:rsidDel="00292171">
          <w:delText>For each 30 reviewed items an </w:delText>
        </w:r>
        <w:r w:rsidRPr="00FD27DA" w:rsidDel="00292171">
          <w:rPr>
            <w:b/>
            <w:bCs/>
          </w:rPr>
          <w:delText>Auto-retrain performed</w:delText>
        </w:r>
        <w:r w:rsidRPr="00FD27DA" w:rsidDel="00292171">
          <w:delText> window is shown. Select </w:delText>
        </w:r>
        <w:r w:rsidRPr="00FD27DA" w:rsidDel="00292171">
          <w:rPr>
            <w:b/>
            <w:bCs/>
          </w:rPr>
          <w:delText>OK</w:delText>
        </w:r>
        <w:r w:rsidRPr="00FD27DA" w:rsidDel="00292171">
          <w:delText> and proceed with the previous steps, until no items for review are left.</w:delText>
        </w:r>
      </w:del>
    </w:p>
    <w:p w14:paraId="3FC88C2A" w14:textId="77777777" w:rsidR="00992DA3" w:rsidRDefault="003B2122">
      <w:pPr>
        <w:numPr>
          <w:ilvl w:val="0"/>
          <w:numId w:val="43"/>
        </w:numPr>
        <w:rPr>
          <w:del w:id="191" w:author="Dharti Jagani" w:date="2024-08-14T19:22:00Z" w16du:dateUtc="2024-08-14T13:52:00Z"/>
        </w:rPr>
      </w:pPr>
      <w:del w:id="192" w:author="Dharti Jagani" w:date="2024-08-14T19:22:00Z" w16du:dateUtc="2024-08-14T13:52:00Z">
        <w:r w:rsidRPr="00FD27DA" w:rsidDel="00292171">
          <w:delText>After sufficient items are reviewed, the </w:delText>
        </w:r>
        <w:r w:rsidRPr="00FD27DA" w:rsidDel="00292171">
          <w:rPr>
            <w:b/>
            <w:bCs/>
          </w:rPr>
          <w:delText>Publish</w:delText>
        </w:r>
        <w:r w:rsidRPr="00FD27DA" w:rsidDel="00292171">
          <w:delText xml:space="preserve">button in the </w:delText>
        </w:r>
        <w:r w:rsidRPr="00FD27DA" w:rsidDel="00292171">
          <w:delText>upper right gets available. Select it as soon it is available.</w:delText>
        </w:r>
      </w:del>
    </w:p>
    <w:p w14:paraId="0BB5EEF8" w14:textId="77777777" w:rsidR="00992DA3" w:rsidRDefault="003B2122">
      <w:pPr>
        <w:numPr>
          <w:ilvl w:val="0"/>
          <w:numId w:val="43"/>
        </w:numPr>
        <w:rPr>
          <w:del w:id="193" w:author="Dharti Jagani" w:date="2024-08-14T19:22:00Z" w16du:dateUtc="2024-08-14T13:52:00Z"/>
        </w:rPr>
      </w:pPr>
      <w:del w:id="194" w:author="Dharti Jagani" w:date="2024-08-14T19:22:00Z" w16du:dateUtc="2024-08-14T13:52:00Z">
        <w:r w:rsidRPr="00FD27DA" w:rsidDel="00292171">
          <w:delText>In the </w:delText>
        </w:r>
        <w:r w:rsidRPr="00FD27DA" w:rsidDel="00292171">
          <w:rPr>
            <w:b/>
            <w:bCs/>
          </w:rPr>
          <w:delText>Publish classifier</w:delText>
        </w:r>
        <w:r w:rsidRPr="00FD27DA" w:rsidDel="00292171">
          <w:delText> window, select </w:delText>
        </w:r>
        <w:r w:rsidRPr="00FD27DA" w:rsidDel="00292171">
          <w:rPr>
            <w:b/>
            <w:bCs/>
          </w:rPr>
          <w:delText>Yes</w:delText>
        </w:r>
        <w:r w:rsidRPr="00FD27DA" w:rsidDel="00292171">
          <w:delText> to publish the classifier.</w:delText>
        </w:r>
      </w:del>
    </w:p>
    <w:p w14:paraId="5D9D4D0D" w14:textId="77777777" w:rsidR="00992DA3" w:rsidRDefault="003B2122">
      <w:pPr>
        <w:numPr>
          <w:ilvl w:val="0"/>
          <w:numId w:val="43"/>
        </w:numPr>
        <w:rPr>
          <w:del w:id="195" w:author="Dharti Jagani" w:date="2024-08-14T19:22:00Z" w16du:dateUtc="2024-08-14T13:52:00Z"/>
        </w:rPr>
      </w:pPr>
      <w:del w:id="196" w:author="Dharti Jagani" w:date="2024-08-14T19:22:00Z" w16du:dateUtc="2024-08-14T13:52:00Z">
        <w:r w:rsidRPr="00FD27DA" w:rsidDel="00292171">
          <w:delText>When the right side pane with </w:delText>
        </w:r>
        <w:r w:rsidRPr="00FD27DA" w:rsidDel="00292171">
          <w:rPr>
            <w:b/>
            <w:bCs/>
          </w:rPr>
          <w:delText>Your trainable classifier has been published</w:delText>
        </w:r>
        <w:r w:rsidRPr="00FD27DA" w:rsidDel="00292171">
          <w:delText> is displayed, the trainable classifier was successfully published.</w:delText>
        </w:r>
      </w:del>
    </w:p>
    <w:p w14:paraId="76A1C4F6" w14:textId="77777777" w:rsidR="00992DA3" w:rsidRDefault="003B2122">
      <w:pPr>
        <w:numPr>
          <w:ilvl w:val="0"/>
          <w:numId w:val="43"/>
        </w:numPr>
        <w:rPr>
          <w:del w:id="197" w:author="Dharti Jagani" w:date="2024-08-14T19:22:00Z" w16du:dateUtc="2024-08-14T13:52:00Z"/>
        </w:rPr>
      </w:pPr>
      <w:del w:id="198" w:author="Dharti Jagani" w:date="2024-08-14T19:22:00Z" w16du:dateUtc="2024-08-14T13:52:00Z">
        <w:r w:rsidRPr="00FD27DA" w:rsidDel="00292171">
          <w:delText>Close the right side pane with the </w:delText>
        </w:r>
        <w:r w:rsidRPr="00FD27DA" w:rsidDel="00292171">
          <w:rPr>
            <w:b/>
            <w:bCs/>
          </w:rPr>
          <w:delText>X</w:delText>
        </w:r>
        <w:r w:rsidRPr="00FD27DA" w:rsidDel="00292171">
          <w:delText> in the upper right.</w:delText>
        </w:r>
      </w:del>
    </w:p>
    <w:p w14:paraId="370DF805" w14:textId="77777777" w:rsidR="00992DA3" w:rsidRDefault="003B2122">
      <w:pPr>
        <w:numPr>
          <w:ilvl w:val="0"/>
          <w:numId w:val="43"/>
        </w:numPr>
        <w:rPr>
          <w:del w:id="199" w:author="Dharti Jagani" w:date="2024-08-14T19:22:00Z" w16du:dateUtc="2024-08-14T13:52:00Z"/>
        </w:rPr>
      </w:pPr>
      <w:del w:id="200" w:author="Dharti Jagani" w:date="2024-08-14T19:22:00Z" w16du:dateUtc="2024-08-14T13:52:00Z">
        <w:r w:rsidRPr="00FD27DA" w:rsidDel="00292171">
          <w:delText>Back at the main site, the custom classifier was moved to </w:delText>
        </w:r>
        <w:r w:rsidRPr="00FD27DA" w:rsidDel="00292171">
          <w:rPr>
            <w:b/>
            <w:bCs/>
          </w:rPr>
          <w:delText>Published</w:delText>
        </w:r>
        <w:r w:rsidRPr="00FD27DA" w:rsidDel="00292171">
          <w:delText> and the </w:delText>
        </w:r>
        <w:r w:rsidRPr="00FD27DA" w:rsidDel="00292171">
          <w:rPr>
            <w:b/>
            <w:bCs/>
          </w:rPr>
          <w:delText>Status</w:delText>
        </w:r>
        <w:r w:rsidRPr="00FD27DA" w:rsidDel="00292171">
          <w:delText> has been changed to </w:delText>
        </w:r>
        <w:r w:rsidRPr="00FD27DA" w:rsidDel="00292171">
          <w:rPr>
            <w:b/>
            <w:bCs/>
          </w:rPr>
          <w:delText>Ready to use</w:delText>
        </w:r>
        <w:r w:rsidRPr="00FD27DA" w:rsidDel="00292171">
          <w:delText>.</w:delText>
        </w:r>
      </w:del>
    </w:p>
    <w:p w14:paraId="2DF0ABF6" w14:textId="77777777" w:rsidR="00992DA3" w:rsidRDefault="003B2122">
      <w:pPr>
        <w:numPr>
          <w:ilvl w:val="0"/>
          <w:numId w:val="43"/>
        </w:numPr>
        <w:rPr>
          <w:del w:id="201" w:author="Dharti Jagani" w:date="2024-08-14T19:22:00Z" w16du:dateUtc="2024-08-14T13:52:00Z"/>
        </w:rPr>
      </w:pPr>
      <w:del w:id="202" w:author="Dharti Jagani" w:date="2024-08-14T19:22:00Z" w16du:dateUtc="2024-08-14T13:52:00Z">
        <w:r w:rsidRPr="00FD27DA" w:rsidDel="00292171">
          <w:delText>Leave the browser window open.</w:delText>
        </w:r>
      </w:del>
    </w:p>
    <w:p w14:paraId="0501D589" w14:textId="77777777" w:rsidR="00992DA3" w:rsidRDefault="003B2122">
      <w:pPr>
        <w:pStyle w:val="Heading2"/>
      </w:pPr>
      <w:r w:rsidRPr="00FD27DA">
        <w:t>Zusammenfassung:</w:t>
      </w:r>
    </w:p>
    <w:p w14:paraId="3269A217" w14:textId="77777777" w:rsidR="00992DA3" w:rsidRDefault="003B2122">
      <w:r w:rsidRPr="00FD27DA">
        <w:t>Sie haben erfolgreich</w:t>
      </w:r>
      <w:del w:id="203" w:author="Dharti Jagani" w:date="2024-08-14T19:23:00Z" w16du:dateUtc="2024-08-14T13:53:00Z">
        <w:r w:rsidRPr="00FD27DA" w:rsidDel="004B4FA7">
          <w:delText xml:space="preserve">, trained, and published </w:delText>
        </w:r>
      </w:del>
      <w:r w:rsidRPr="00FD27DA">
        <w:t xml:space="preserve"> einen benutzerdefinierten trainierbaren Klassifikator erstellt</w:t>
      </w:r>
      <w:r w:rsidRPr="00FD27DA">
        <w:t>, der mit den auf den vorhandenen SharePoint-Sites von Contoso Ltd. gespeicherten Dateien übereinstimmt.</w:t>
      </w:r>
    </w:p>
    <w:sectPr w:rsidR="00992DA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harti Jagani" w:date="2024-08-14T18:51:00Z" w:initials="DJ">
    <w:p w14:paraId="197C2479" w14:textId="77777777" w:rsidR="00992DA3" w:rsidRDefault="003B2122">
      <w:r>
        <w:rPr>
          <w:rStyle w:val="CommentReference"/>
        </w:rPr>
        <w:annotationRef/>
      </w:r>
      <w:r>
        <w:rPr>
          <w:color w:val="000000"/>
          <w:sz w:val="20"/>
          <w:szCs w:val="20"/>
        </w:rPr>
        <w:t>Notiz entfernen</w:t>
      </w:r>
    </w:p>
  </w:comment>
  <w:comment w:id="1" w:author="Dharti Jagani" w:date="2024-08-14T18:52:00Z" w:initials="DJ">
    <w:p w14:paraId="4A9000CF" w14:textId="77777777" w:rsidR="00992DA3" w:rsidRDefault="003B2122">
      <w:r>
        <w:rPr>
          <w:rStyle w:val="CommentReference"/>
        </w:rPr>
        <w:annotationRef/>
      </w:r>
      <w:r>
        <w:rPr>
          <w:sz w:val="20"/>
          <w:szCs w:val="20"/>
        </w:rPr>
        <w:t>Übung entfernen</w:t>
      </w:r>
    </w:p>
  </w:comment>
  <w:comment w:id="8" w:author="Dharti Jagani" w:date="2024-08-14T19:09:00Z" w:initials="DJ">
    <w:p w14:paraId="117BF0A6" w14:textId="77777777" w:rsidR="00992DA3" w:rsidRDefault="003B2122">
      <w:r>
        <w:rPr>
          <w:rStyle w:val="CommentReference"/>
        </w:rPr>
        <w:annotationRef/>
      </w:r>
      <w:r>
        <w:rPr>
          <w:color w:val="000000"/>
          <w:sz w:val="20"/>
          <w:szCs w:val="20"/>
        </w:rPr>
        <w:t>Alle neuen Schritte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7C2479" w15:done="0"/>
  <w15:commentEx w15:paraId="4A9000CF" w15:done="0"/>
  <w15:commentEx w15:paraId="117BF0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7C2479" w16cid:durableId="2EDC8FA2"/>
  <w16cid:commentId w16cid:paraId="4A9000CF" w16cid:durableId="020AF2FB"/>
  <w16cid:commentId w16cid:paraId="117BF0A6" w16cid:durableId="23AA626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082E"/>
    <w:multiLevelType w:val="multilevel"/>
    <w:tmpl w:val="FBC6912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53984"/>
    <w:multiLevelType w:val="multilevel"/>
    <w:tmpl w:val="861C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B11FF"/>
    <w:multiLevelType w:val="multilevel"/>
    <w:tmpl w:val="34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15B1E"/>
    <w:multiLevelType w:val="multilevel"/>
    <w:tmpl w:val="D2140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C2D9E"/>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45793"/>
    <w:multiLevelType w:val="multilevel"/>
    <w:tmpl w:val="E174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F1996"/>
    <w:multiLevelType w:val="multilevel"/>
    <w:tmpl w:val="9FB8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DC29E4"/>
    <w:multiLevelType w:val="multilevel"/>
    <w:tmpl w:val="50D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E040FD"/>
    <w:multiLevelType w:val="multilevel"/>
    <w:tmpl w:val="BA00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92122"/>
    <w:multiLevelType w:val="multilevel"/>
    <w:tmpl w:val="BB38D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D5130C"/>
    <w:multiLevelType w:val="multilevel"/>
    <w:tmpl w:val="F300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64B70"/>
    <w:multiLevelType w:val="multilevel"/>
    <w:tmpl w:val="970C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596157"/>
    <w:multiLevelType w:val="multilevel"/>
    <w:tmpl w:val="44DA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B6566E"/>
    <w:multiLevelType w:val="multilevel"/>
    <w:tmpl w:val="11926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165DA"/>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E53D93"/>
    <w:multiLevelType w:val="multilevel"/>
    <w:tmpl w:val="50D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1B68A5"/>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EC686D"/>
    <w:multiLevelType w:val="multilevel"/>
    <w:tmpl w:val="B768C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B659E5"/>
    <w:multiLevelType w:val="multilevel"/>
    <w:tmpl w:val="F346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56BB7"/>
    <w:multiLevelType w:val="multilevel"/>
    <w:tmpl w:val="1DF83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8B7BFB"/>
    <w:multiLevelType w:val="multilevel"/>
    <w:tmpl w:val="3D229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C56FD"/>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B713B3"/>
    <w:multiLevelType w:val="multilevel"/>
    <w:tmpl w:val="50D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342B50"/>
    <w:multiLevelType w:val="multilevel"/>
    <w:tmpl w:val="A7887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167C68"/>
    <w:multiLevelType w:val="multilevel"/>
    <w:tmpl w:val="FC82AAC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3A51DA"/>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A1496B"/>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5E1513"/>
    <w:multiLevelType w:val="multilevel"/>
    <w:tmpl w:val="5066F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883808"/>
    <w:multiLevelType w:val="multilevel"/>
    <w:tmpl w:val="825CA2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40583341"/>
    <w:multiLevelType w:val="hybridMultilevel"/>
    <w:tmpl w:val="A3F2F504"/>
    <w:lvl w:ilvl="0" w:tplc="E2AA409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1522E3B"/>
    <w:multiLevelType w:val="multilevel"/>
    <w:tmpl w:val="AC8C0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90643E"/>
    <w:multiLevelType w:val="hybridMultilevel"/>
    <w:tmpl w:val="B76407C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9B73BAA"/>
    <w:multiLevelType w:val="multilevel"/>
    <w:tmpl w:val="35601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2B2727"/>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7C50A2"/>
    <w:multiLevelType w:val="multilevel"/>
    <w:tmpl w:val="50D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1D339A"/>
    <w:multiLevelType w:val="multilevel"/>
    <w:tmpl w:val="951C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E86DC4"/>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52336A"/>
    <w:multiLevelType w:val="multilevel"/>
    <w:tmpl w:val="39500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E342B1"/>
    <w:multiLevelType w:val="multilevel"/>
    <w:tmpl w:val="903CB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F4DA9"/>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634E5B"/>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1A2973"/>
    <w:multiLevelType w:val="multilevel"/>
    <w:tmpl w:val="C18E0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EF43F8"/>
    <w:multiLevelType w:val="hybridMultilevel"/>
    <w:tmpl w:val="990E47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6436545"/>
    <w:multiLevelType w:val="multilevel"/>
    <w:tmpl w:val="50D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304080"/>
    <w:multiLevelType w:val="multilevel"/>
    <w:tmpl w:val="50D2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507D16"/>
    <w:multiLevelType w:val="multilevel"/>
    <w:tmpl w:val="113EE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D25A91"/>
    <w:multiLevelType w:val="multilevel"/>
    <w:tmpl w:val="8BCEE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F14797"/>
    <w:multiLevelType w:val="multilevel"/>
    <w:tmpl w:val="50D2DA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1F525D"/>
    <w:multiLevelType w:val="multilevel"/>
    <w:tmpl w:val="EAFC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0255C6"/>
    <w:multiLevelType w:val="multilevel"/>
    <w:tmpl w:val="50D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4404213">
    <w:abstractNumId w:val="17"/>
  </w:num>
  <w:num w:numId="2" w16cid:durableId="1211963851">
    <w:abstractNumId w:val="12"/>
  </w:num>
  <w:num w:numId="3" w16cid:durableId="1289241099">
    <w:abstractNumId w:val="19"/>
  </w:num>
  <w:num w:numId="4" w16cid:durableId="1663775470">
    <w:abstractNumId w:val="38"/>
  </w:num>
  <w:num w:numId="5" w16cid:durableId="865099187">
    <w:abstractNumId w:val="13"/>
  </w:num>
  <w:num w:numId="6" w16cid:durableId="898710780">
    <w:abstractNumId w:val="41"/>
  </w:num>
  <w:num w:numId="7" w16cid:durableId="195385297">
    <w:abstractNumId w:val="37"/>
  </w:num>
  <w:num w:numId="8" w16cid:durableId="762185021">
    <w:abstractNumId w:val="23"/>
  </w:num>
  <w:num w:numId="9" w16cid:durableId="1521119769">
    <w:abstractNumId w:val="11"/>
  </w:num>
  <w:num w:numId="10" w16cid:durableId="620109184">
    <w:abstractNumId w:val="32"/>
  </w:num>
  <w:num w:numId="11" w16cid:durableId="1135679026">
    <w:abstractNumId w:val="46"/>
  </w:num>
  <w:num w:numId="12" w16cid:durableId="938296865">
    <w:abstractNumId w:val="27"/>
  </w:num>
  <w:num w:numId="13" w16cid:durableId="92676934">
    <w:abstractNumId w:val="10"/>
  </w:num>
  <w:num w:numId="14" w16cid:durableId="122770085">
    <w:abstractNumId w:val="45"/>
  </w:num>
  <w:num w:numId="15" w16cid:durableId="816536732">
    <w:abstractNumId w:val="30"/>
  </w:num>
  <w:num w:numId="16" w16cid:durableId="329719834">
    <w:abstractNumId w:val="5"/>
  </w:num>
  <w:num w:numId="17" w16cid:durableId="908926861">
    <w:abstractNumId w:val="34"/>
  </w:num>
  <w:num w:numId="18" w16cid:durableId="532304963">
    <w:abstractNumId w:val="6"/>
  </w:num>
  <w:num w:numId="19" w16cid:durableId="119304799">
    <w:abstractNumId w:val="35"/>
  </w:num>
  <w:num w:numId="20" w16cid:durableId="266012225">
    <w:abstractNumId w:val="1"/>
  </w:num>
  <w:num w:numId="21" w16cid:durableId="520977094">
    <w:abstractNumId w:val="18"/>
  </w:num>
  <w:num w:numId="22" w16cid:durableId="835923109">
    <w:abstractNumId w:val="28"/>
  </w:num>
  <w:num w:numId="23" w16cid:durableId="686565434">
    <w:abstractNumId w:val="48"/>
  </w:num>
  <w:num w:numId="24" w16cid:durableId="1536117979">
    <w:abstractNumId w:val="0"/>
  </w:num>
  <w:num w:numId="25" w16cid:durableId="1279606834">
    <w:abstractNumId w:val="20"/>
  </w:num>
  <w:num w:numId="26" w16cid:durableId="1006640316">
    <w:abstractNumId w:val="3"/>
  </w:num>
  <w:num w:numId="27" w16cid:durableId="421417119">
    <w:abstractNumId w:val="9"/>
  </w:num>
  <w:num w:numId="28" w16cid:durableId="1807971286">
    <w:abstractNumId w:val="2"/>
  </w:num>
  <w:num w:numId="29" w16cid:durableId="1999645810">
    <w:abstractNumId w:val="24"/>
  </w:num>
  <w:num w:numId="30" w16cid:durableId="350911535">
    <w:abstractNumId w:val="47"/>
  </w:num>
  <w:num w:numId="31" w16cid:durableId="169491202">
    <w:abstractNumId w:val="29"/>
  </w:num>
  <w:num w:numId="32" w16cid:durableId="568461578">
    <w:abstractNumId w:val="42"/>
  </w:num>
  <w:num w:numId="33" w16cid:durableId="52435627">
    <w:abstractNumId w:val="31"/>
  </w:num>
  <w:num w:numId="34" w16cid:durableId="424888172">
    <w:abstractNumId w:val="8"/>
  </w:num>
  <w:num w:numId="35" w16cid:durableId="1254827175">
    <w:abstractNumId w:val="26"/>
  </w:num>
  <w:num w:numId="36" w16cid:durableId="1586959131">
    <w:abstractNumId w:val="22"/>
  </w:num>
  <w:num w:numId="37" w16cid:durableId="1511916721">
    <w:abstractNumId w:val="16"/>
  </w:num>
  <w:num w:numId="38" w16cid:durableId="1164322678">
    <w:abstractNumId w:val="36"/>
  </w:num>
  <w:num w:numId="39" w16cid:durableId="1711564931">
    <w:abstractNumId w:val="15"/>
  </w:num>
  <w:num w:numId="40" w16cid:durableId="1104376398">
    <w:abstractNumId w:val="33"/>
  </w:num>
  <w:num w:numId="41" w16cid:durableId="1663970141">
    <w:abstractNumId w:val="43"/>
  </w:num>
  <w:num w:numId="42" w16cid:durableId="817037917">
    <w:abstractNumId w:val="14"/>
  </w:num>
  <w:num w:numId="43" w16cid:durableId="828207898">
    <w:abstractNumId w:val="40"/>
  </w:num>
  <w:num w:numId="44" w16cid:durableId="1532301469">
    <w:abstractNumId w:val="49"/>
  </w:num>
  <w:num w:numId="45" w16cid:durableId="1423801383">
    <w:abstractNumId w:val="4"/>
  </w:num>
  <w:num w:numId="46" w16cid:durableId="1747802905">
    <w:abstractNumId w:val="25"/>
  </w:num>
  <w:num w:numId="47" w16cid:durableId="1564560122">
    <w:abstractNumId w:val="7"/>
  </w:num>
  <w:num w:numId="48" w16cid:durableId="774130714">
    <w:abstractNumId w:val="44"/>
  </w:num>
  <w:num w:numId="49" w16cid:durableId="241179485">
    <w:abstractNumId w:val="39"/>
  </w:num>
  <w:num w:numId="50" w16cid:durableId="162596047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harti Jagani">
    <w15:presenceInfo w15:providerId="AD" w15:userId="S::dharti@technofocus.co::6545a728-5484-4ca5-848c-c900fa5f1b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43"/>
    <w:rsid w:val="00055283"/>
    <w:rsid w:val="00076137"/>
    <w:rsid w:val="0009381E"/>
    <w:rsid w:val="000A587C"/>
    <w:rsid w:val="000B6ADC"/>
    <w:rsid w:val="000C6976"/>
    <w:rsid w:val="000C7BB7"/>
    <w:rsid w:val="000E0DB9"/>
    <w:rsid w:val="000F1C26"/>
    <w:rsid w:val="000F4EA8"/>
    <w:rsid w:val="00102D08"/>
    <w:rsid w:val="00121921"/>
    <w:rsid w:val="0012716E"/>
    <w:rsid w:val="00153199"/>
    <w:rsid w:val="00163863"/>
    <w:rsid w:val="0017545B"/>
    <w:rsid w:val="0017777E"/>
    <w:rsid w:val="001928D3"/>
    <w:rsid w:val="00223AB3"/>
    <w:rsid w:val="00226318"/>
    <w:rsid w:val="0023027D"/>
    <w:rsid w:val="00230EFB"/>
    <w:rsid w:val="00277B79"/>
    <w:rsid w:val="00292171"/>
    <w:rsid w:val="002A2685"/>
    <w:rsid w:val="002A56FF"/>
    <w:rsid w:val="002B7E54"/>
    <w:rsid w:val="002E1C08"/>
    <w:rsid w:val="002F5EEC"/>
    <w:rsid w:val="002F7EE5"/>
    <w:rsid w:val="003027F5"/>
    <w:rsid w:val="0030770A"/>
    <w:rsid w:val="00313665"/>
    <w:rsid w:val="00324B59"/>
    <w:rsid w:val="00341159"/>
    <w:rsid w:val="00342F98"/>
    <w:rsid w:val="003519C6"/>
    <w:rsid w:val="003563D3"/>
    <w:rsid w:val="0035745F"/>
    <w:rsid w:val="003727EA"/>
    <w:rsid w:val="00372A3F"/>
    <w:rsid w:val="00382DCA"/>
    <w:rsid w:val="003B2122"/>
    <w:rsid w:val="003C15E0"/>
    <w:rsid w:val="003E7956"/>
    <w:rsid w:val="00475821"/>
    <w:rsid w:val="00481132"/>
    <w:rsid w:val="004A2A41"/>
    <w:rsid w:val="004B29E0"/>
    <w:rsid w:val="004B4FA7"/>
    <w:rsid w:val="00544500"/>
    <w:rsid w:val="00552FD7"/>
    <w:rsid w:val="00590618"/>
    <w:rsid w:val="005A4065"/>
    <w:rsid w:val="005B20C1"/>
    <w:rsid w:val="005B3AFA"/>
    <w:rsid w:val="005E5A6E"/>
    <w:rsid w:val="00610501"/>
    <w:rsid w:val="00654392"/>
    <w:rsid w:val="0066024B"/>
    <w:rsid w:val="00681657"/>
    <w:rsid w:val="00686FBA"/>
    <w:rsid w:val="0069346A"/>
    <w:rsid w:val="006B025A"/>
    <w:rsid w:val="006B21F5"/>
    <w:rsid w:val="006C1137"/>
    <w:rsid w:val="006E390D"/>
    <w:rsid w:val="006F05E2"/>
    <w:rsid w:val="007435DC"/>
    <w:rsid w:val="00755962"/>
    <w:rsid w:val="00763110"/>
    <w:rsid w:val="00775EFF"/>
    <w:rsid w:val="00790899"/>
    <w:rsid w:val="00791E0B"/>
    <w:rsid w:val="00792ADA"/>
    <w:rsid w:val="007C4C55"/>
    <w:rsid w:val="007D1AEA"/>
    <w:rsid w:val="007F31E0"/>
    <w:rsid w:val="00825221"/>
    <w:rsid w:val="00837B8D"/>
    <w:rsid w:val="0084218F"/>
    <w:rsid w:val="008462E0"/>
    <w:rsid w:val="0088418D"/>
    <w:rsid w:val="008A6261"/>
    <w:rsid w:val="008C5D50"/>
    <w:rsid w:val="008D0666"/>
    <w:rsid w:val="00915F23"/>
    <w:rsid w:val="00970DBA"/>
    <w:rsid w:val="00974EEB"/>
    <w:rsid w:val="00987282"/>
    <w:rsid w:val="00992DA3"/>
    <w:rsid w:val="009B02E7"/>
    <w:rsid w:val="009C74FC"/>
    <w:rsid w:val="009D775B"/>
    <w:rsid w:val="009E4AC5"/>
    <w:rsid w:val="009F2E83"/>
    <w:rsid w:val="009F491F"/>
    <w:rsid w:val="00A23F32"/>
    <w:rsid w:val="00A3478F"/>
    <w:rsid w:val="00A6257F"/>
    <w:rsid w:val="00A8231C"/>
    <w:rsid w:val="00AF4264"/>
    <w:rsid w:val="00AF5DF0"/>
    <w:rsid w:val="00B01CD1"/>
    <w:rsid w:val="00B02682"/>
    <w:rsid w:val="00B51B4A"/>
    <w:rsid w:val="00B52E94"/>
    <w:rsid w:val="00B541B0"/>
    <w:rsid w:val="00B64DEA"/>
    <w:rsid w:val="00B713B7"/>
    <w:rsid w:val="00BE0E61"/>
    <w:rsid w:val="00C11628"/>
    <w:rsid w:val="00C11A66"/>
    <w:rsid w:val="00C23873"/>
    <w:rsid w:val="00C32E6D"/>
    <w:rsid w:val="00C52D12"/>
    <w:rsid w:val="00C54F33"/>
    <w:rsid w:val="00C816CF"/>
    <w:rsid w:val="00C83963"/>
    <w:rsid w:val="00CB7BEC"/>
    <w:rsid w:val="00CD2F00"/>
    <w:rsid w:val="00CE3B1D"/>
    <w:rsid w:val="00CE6BB1"/>
    <w:rsid w:val="00D03A9D"/>
    <w:rsid w:val="00D11407"/>
    <w:rsid w:val="00D15A42"/>
    <w:rsid w:val="00D34B26"/>
    <w:rsid w:val="00D5204A"/>
    <w:rsid w:val="00D66872"/>
    <w:rsid w:val="00D72FFA"/>
    <w:rsid w:val="00D91980"/>
    <w:rsid w:val="00DB3EA5"/>
    <w:rsid w:val="00DF1954"/>
    <w:rsid w:val="00E01065"/>
    <w:rsid w:val="00E05235"/>
    <w:rsid w:val="00E05D43"/>
    <w:rsid w:val="00E10C53"/>
    <w:rsid w:val="00E80FA1"/>
    <w:rsid w:val="00E8461E"/>
    <w:rsid w:val="00E8799C"/>
    <w:rsid w:val="00EC17F6"/>
    <w:rsid w:val="00EC35AD"/>
    <w:rsid w:val="00EF29D3"/>
    <w:rsid w:val="00F00869"/>
    <w:rsid w:val="00F0136A"/>
    <w:rsid w:val="00F14481"/>
    <w:rsid w:val="00F14500"/>
    <w:rsid w:val="00F45AF7"/>
    <w:rsid w:val="00F83448"/>
    <w:rsid w:val="00F94B0B"/>
    <w:rsid w:val="00FA4A76"/>
    <w:rsid w:val="00FB244D"/>
    <w:rsid w:val="00FB77E2"/>
    <w:rsid w:val="00FC274B"/>
    <w:rsid w:val="00FD2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6FABA"/>
  <w15:chartTrackingRefBased/>
  <w15:docId w15:val="{F0444CD3-0052-3F40-96F1-7F207B5FD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before="120" w:after="120"/>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D43"/>
    <w:pPr>
      <w:ind w:left="0" w:firstLine="0"/>
    </w:pPr>
  </w:style>
  <w:style w:type="paragraph" w:styleId="Heading1">
    <w:name w:val="heading 1"/>
    <w:basedOn w:val="Normal"/>
    <w:next w:val="Normal"/>
    <w:link w:val="Heading1Char"/>
    <w:uiPriority w:val="9"/>
    <w:qFormat/>
    <w:rsid w:val="00E05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5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5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5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D43"/>
    <w:pPr>
      <w:keepNext/>
      <w:keepLines/>
      <w:spacing w:before="0"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D43"/>
    <w:pPr>
      <w:keepNext/>
      <w:keepLines/>
      <w:spacing w:before="0"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5D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5D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5D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D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D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D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D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D43"/>
    <w:rPr>
      <w:rFonts w:eastAsiaTheme="majorEastAsia" w:cstheme="majorBidi"/>
      <w:color w:val="272727" w:themeColor="text1" w:themeTint="D8"/>
    </w:rPr>
  </w:style>
  <w:style w:type="paragraph" w:styleId="Title">
    <w:name w:val="Title"/>
    <w:basedOn w:val="Normal"/>
    <w:next w:val="Normal"/>
    <w:link w:val="TitleChar"/>
    <w:uiPriority w:val="10"/>
    <w:qFormat/>
    <w:rsid w:val="00E05D43"/>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D43"/>
    <w:pPr>
      <w:numPr>
        <w:ilvl w:val="1"/>
      </w:numPr>
      <w:spacing w:after="160"/>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D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D4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5D43"/>
    <w:rPr>
      <w:i/>
      <w:iCs/>
      <w:color w:val="404040" w:themeColor="text1" w:themeTint="BF"/>
    </w:rPr>
  </w:style>
  <w:style w:type="paragraph" w:styleId="ListParagraph">
    <w:name w:val="List Paragraph"/>
    <w:basedOn w:val="Normal"/>
    <w:uiPriority w:val="34"/>
    <w:qFormat/>
    <w:rsid w:val="00E05D43"/>
    <w:pPr>
      <w:ind w:left="720"/>
      <w:contextualSpacing/>
    </w:pPr>
  </w:style>
  <w:style w:type="character" w:styleId="IntenseEmphasis">
    <w:name w:val="Intense Emphasis"/>
    <w:basedOn w:val="DefaultParagraphFont"/>
    <w:uiPriority w:val="21"/>
    <w:qFormat/>
    <w:rsid w:val="00E05D43"/>
    <w:rPr>
      <w:i/>
      <w:iCs/>
      <w:color w:val="0F4761" w:themeColor="accent1" w:themeShade="BF"/>
    </w:rPr>
  </w:style>
  <w:style w:type="paragraph" w:styleId="IntenseQuote">
    <w:name w:val="Intense Quote"/>
    <w:basedOn w:val="Normal"/>
    <w:next w:val="Normal"/>
    <w:link w:val="IntenseQuoteChar"/>
    <w:uiPriority w:val="30"/>
    <w:qFormat/>
    <w:rsid w:val="00E05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D43"/>
    <w:rPr>
      <w:i/>
      <w:iCs/>
      <w:color w:val="0F4761" w:themeColor="accent1" w:themeShade="BF"/>
    </w:rPr>
  </w:style>
  <w:style w:type="character" w:styleId="IntenseReference">
    <w:name w:val="Intense Reference"/>
    <w:basedOn w:val="DefaultParagraphFont"/>
    <w:uiPriority w:val="32"/>
    <w:qFormat/>
    <w:rsid w:val="00E05D43"/>
    <w:rPr>
      <w:b/>
      <w:bCs/>
      <w:smallCaps/>
      <w:color w:val="0F4761" w:themeColor="accent1" w:themeShade="BF"/>
      <w:spacing w:val="5"/>
    </w:rPr>
  </w:style>
  <w:style w:type="paragraph" w:customStyle="1" w:styleId="msonormal0">
    <w:name w:val="msonormal"/>
    <w:basedOn w:val="Normal"/>
    <w:rsid w:val="00E05D43"/>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zoominheader">
    <w:name w:val="zoominheader"/>
    <w:basedOn w:val="DefaultParagraphFont"/>
    <w:rsid w:val="00E05D43"/>
  </w:style>
  <w:style w:type="character" w:styleId="Strong">
    <w:name w:val="Strong"/>
    <w:basedOn w:val="DefaultParagraphFont"/>
    <w:uiPriority w:val="22"/>
    <w:qFormat/>
    <w:rsid w:val="00E05D43"/>
    <w:rPr>
      <w:b/>
      <w:bCs/>
    </w:rPr>
  </w:style>
  <w:style w:type="paragraph" w:styleId="NormalWeb">
    <w:name w:val="Normal (Web)"/>
    <w:basedOn w:val="Normal"/>
    <w:uiPriority w:val="99"/>
    <w:semiHidden/>
    <w:unhideWhenUsed/>
    <w:rsid w:val="00E05D43"/>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E05D43"/>
  </w:style>
  <w:style w:type="character" w:styleId="HTMLCode">
    <w:name w:val="HTML Code"/>
    <w:basedOn w:val="DefaultParagraphFont"/>
    <w:uiPriority w:val="99"/>
    <w:semiHidden/>
    <w:unhideWhenUsed/>
    <w:rsid w:val="00E05D43"/>
    <w:rPr>
      <w:rFonts w:ascii="Courier New" w:eastAsia="Times New Roman" w:hAnsi="Courier New" w:cs="Courier New"/>
      <w:sz w:val="20"/>
      <w:szCs w:val="20"/>
    </w:rPr>
  </w:style>
  <w:style w:type="character" w:customStyle="1" w:styleId="pln">
    <w:name w:val="pln"/>
    <w:basedOn w:val="DefaultParagraphFont"/>
    <w:rsid w:val="00E05D43"/>
  </w:style>
  <w:style w:type="character" w:customStyle="1" w:styleId="pun">
    <w:name w:val="pun"/>
    <w:basedOn w:val="DefaultParagraphFont"/>
    <w:rsid w:val="00E05D43"/>
  </w:style>
  <w:style w:type="character" w:customStyle="1" w:styleId="typ">
    <w:name w:val="typ"/>
    <w:basedOn w:val="DefaultParagraphFont"/>
    <w:rsid w:val="00E05D43"/>
  </w:style>
  <w:style w:type="character" w:customStyle="1" w:styleId="com">
    <w:name w:val="com"/>
    <w:basedOn w:val="DefaultParagraphFont"/>
    <w:rsid w:val="00E05D43"/>
  </w:style>
  <w:style w:type="character" w:customStyle="1" w:styleId="str">
    <w:name w:val="str"/>
    <w:basedOn w:val="DefaultParagraphFont"/>
    <w:rsid w:val="00E05D43"/>
  </w:style>
  <w:style w:type="character" w:customStyle="1" w:styleId="kwd">
    <w:name w:val="kwd"/>
    <w:basedOn w:val="DefaultParagraphFont"/>
    <w:rsid w:val="00E05D43"/>
  </w:style>
  <w:style w:type="character" w:customStyle="1" w:styleId="lit">
    <w:name w:val="lit"/>
    <w:basedOn w:val="DefaultParagraphFont"/>
    <w:rsid w:val="00E05D43"/>
  </w:style>
  <w:style w:type="character" w:styleId="Emphasis">
    <w:name w:val="Emphasis"/>
    <w:basedOn w:val="DefaultParagraphFont"/>
    <w:uiPriority w:val="20"/>
    <w:qFormat/>
    <w:rsid w:val="009C74FC"/>
    <w:rPr>
      <w:i/>
      <w:iCs/>
    </w:rPr>
  </w:style>
  <w:style w:type="character" w:styleId="CommentReference">
    <w:name w:val="annotation reference"/>
    <w:basedOn w:val="DefaultParagraphFont"/>
    <w:uiPriority w:val="99"/>
    <w:semiHidden/>
    <w:unhideWhenUsed/>
    <w:rsid w:val="00E80FA1"/>
    <w:rPr>
      <w:sz w:val="16"/>
      <w:szCs w:val="16"/>
    </w:rPr>
  </w:style>
  <w:style w:type="paragraph" w:styleId="CommentText">
    <w:name w:val="annotation text"/>
    <w:basedOn w:val="Normal"/>
    <w:link w:val="CommentTextChar"/>
    <w:uiPriority w:val="99"/>
    <w:semiHidden/>
    <w:unhideWhenUsed/>
    <w:rsid w:val="00E80FA1"/>
    <w:rPr>
      <w:sz w:val="20"/>
      <w:szCs w:val="20"/>
    </w:rPr>
  </w:style>
  <w:style w:type="character" w:customStyle="1" w:styleId="CommentTextChar">
    <w:name w:val="Comment Text Char"/>
    <w:basedOn w:val="DefaultParagraphFont"/>
    <w:link w:val="CommentText"/>
    <w:uiPriority w:val="99"/>
    <w:semiHidden/>
    <w:rsid w:val="00E80FA1"/>
    <w:rPr>
      <w:sz w:val="20"/>
      <w:szCs w:val="20"/>
    </w:rPr>
  </w:style>
  <w:style w:type="paragraph" w:styleId="CommentSubject">
    <w:name w:val="annotation subject"/>
    <w:basedOn w:val="CommentText"/>
    <w:next w:val="CommentText"/>
    <w:link w:val="CommentSubjectChar"/>
    <w:uiPriority w:val="99"/>
    <w:semiHidden/>
    <w:unhideWhenUsed/>
    <w:rsid w:val="00E80FA1"/>
    <w:rPr>
      <w:b/>
      <w:bCs/>
    </w:rPr>
  </w:style>
  <w:style w:type="character" w:customStyle="1" w:styleId="CommentSubjectChar">
    <w:name w:val="Comment Subject Char"/>
    <w:basedOn w:val="CommentTextChar"/>
    <w:link w:val="CommentSubject"/>
    <w:uiPriority w:val="99"/>
    <w:semiHidden/>
    <w:rsid w:val="00E80FA1"/>
    <w:rPr>
      <w:b/>
      <w:bCs/>
      <w:sz w:val="20"/>
      <w:szCs w:val="20"/>
    </w:rPr>
  </w:style>
  <w:style w:type="character" w:styleId="Hyperlink">
    <w:name w:val="Hyperlink"/>
    <w:basedOn w:val="DefaultParagraphFont"/>
    <w:uiPriority w:val="99"/>
    <w:unhideWhenUsed/>
    <w:rsid w:val="00E80FA1"/>
    <w:rPr>
      <w:color w:val="467886" w:themeColor="hyperlink"/>
      <w:u w:val="single"/>
    </w:rPr>
  </w:style>
  <w:style w:type="character" w:styleId="UnresolvedMention">
    <w:name w:val="Unresolved Mention"/>
    <w:basedOn w:val="DefaultParagraphFont"/>
    <w:uiPriority w:val="99"/>
    <w:semiHidden/>
    <w:unhideWhenUsed/>
    <w:rsid w:val="00E80FA1"/>
    <w:rPr>
      <w:color w:val="605E5C"/>
      <w:shd w:val="clear" w:color="auto" w:fill="E1DFDD"/>
    </w:rPr>
  </w:style>
  <w:style w:type="paragraph" w:styleId="Revision">
    <w:name w:val="Revision"/>
    <w:hidden/>
    <w:uiPriority w:val="99"/>
    <w:semiHidden/>
    <w:rsid w:val="00E80FA1"/>
    <w:pPr>
      <w:spacing w:before="0" w:after="0"/>
      <w:ind w:left="0" w:firstLine="0"/>
    </w:pPr>
  </w:style>
  <w:style w:type="paragraph" w:styleId="HTMLPreformatted">
    <w:name w:val="HTML Preformatted"/>
    <w:basedOn w:val="Normal"/>
    <w:link w:val="HTMLPreformattedChar"/>
    <w:uiPriority w:val="99"/>
    <w:semiHidden/>
    <w:unhideWhenUsed/>
    <w:rsid w:val="00790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90899"/>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884345">
      <w:bodyDiv w:val="1"/>
      <w:marLeft w:val="0"/>
      <w:marRight w:val="0"/>
      <w:marTop w:val="0"/>
      <w:marBottom w:val="0"/>
      <w:divBdr>
        <w:top w:val="none" w:sz="0" w:space="0" w:color="auto"/>
        <w:left w:val="none" w:sz="0" w:space="0" w:color="auto"/>
        <w:bottom w:val="none" w:sz="0" w:space="0" w:color="auto"/>
        <w:right w:val="none" w:sz="0" w:space="0" w:color="auto"/>
      </w:divBdr>
      <w:divsChild>
        <w:div w:id="10699640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366292502">
      <w:bodyDiv w:val="1"/>
      <w:marLeft w:val="0"/>
      <w:marRight w:val="0"/>
      <w:marTop w:val="0"/>
      <w:marBottom w:val="0"/>
      <w:divBdr>
        <w:top w:val="none" w:sz="0" w:space="0" w:color="auto"/>
        <w:left w:val="none" w:sz="0" w:space="0" w:color="auto"/>
        <w:bottom w:val="none" w:sz="0" w:space="0" w:color="auto"/>
        <w:right w:val="none" w:sz="0" w:space="0" w:color="auto"/>
      </w:divBdr>
      <w:divsChild>
        <w:div w:id="1968587569">
          <w:marLeft w:val="0"/>
          <w:marRight w:val="0"/>
          <w:marTop w:val="0"/>
          <w:marBottom w:val="0"/>
          <w:divBdr>
            <w:top w:val="none" w:sz="0" w:space="0" w:color="auto"/>
            <w:left w:val="none" w:sz="0" w:space="0" w:color="auto"/>
            <w:bottom w:val="none" w:sz="0" w:space="0" w:color="auto"/>
            <w:right w:val="none" w:sz="0" w:space="0" w:color="auto"/>
          </w:divBdr>
          <w:divsChild>
            <w:div w:id="977152750">
              <w:marLeft w:val="0"/>
              <w:marRight w:val="0"/>
              <w:marTop w:val="75"/>
              <w:marBottom w:val="0"/>
              <w:divBdr>
                <w:top w:val="none" w:sz="0" w:space="0" w:color="auto"/>
                <w:left w:val="none" w:sz="0" w:space="0" w:color="auto"/>
                <w:bottom w:val="none" w:sz="0" w:space="0" w:color="auto"/>
                <w:right w:val="none" w:sz="0" w:space="0" w:color="auto"/>
              </w:divBdr>
            </w:div>
          </w:divsChild>
        </w:div>
        <w:div w:id="1343438920">
          <w:marLeft w:val="0"/>
          <w:marRight w:val="0"/>
          <w:marTop w:val="0"/>
          <w:marBottom w:val="0"/>
          <w:divBdr>
            <w:top w:val="none" w:sz="0" w:space="0" w:color="auto"/>
            <w:left w:val="none" w:sz="0" w:space="0" w:color="auto"/>
            <w:bottom w:val="none" w:sz="0" w:space="0" w:color="auto"/>
            <w:right w:val="none" w:sz="0" w:space="0" w:color="auto"/>
          </w:divBdr>
          <w:divsChild>
            <w:div w:id="49154754">
              <w:marLeft w:val="0"/>
              <w:marRight w:val="0"/>
              <w:marTop w:val="0"/>
              <w:marBottom w:val="0"/>
              <w:divBdr>
                <w:top w:val="none" w:sz="0" w:space="0" w:color="auto"/>
                <w:left w:val="none" w:sz="0" w:space="0" w:color="auto"/>
                <w:bottom w:val="none" w:sz="0" w:space="0" w:color="auto"/>
                <w:right w:val="none" w:sz="0" w:space="0" w:color="auto"/>
              </w:divBdr>
              <w:divsChild>
                <w:div w:id="2018842779">
                  <w:marLeft w:val="0"/>
                  <w:marRight w:val="0"/>
                  <w:marTop w:val="0"/>
                  <w:marBottom w:val="0"/>
                  <w:divBdr>
                    <w:top w:val="none" w:sz="0" w:space="0" w:color="auto"/>
                    <w:left w:val="none" w:sz="0" w:space="0" w:color="auto"/>
                    <w:bottom w:val="none" w:sz="0" w:space="0" w:color="auto"/>
                    <w:right w:val="none" w:sz="0" w:space="0" w:color="auto"/>
                  </w:divBdr>
                  <w:divsChild>
                    <w:div w:id="959872839">
                      <w:marLeft w:val="0"/>
                      <w:marRight w:val="0"/>
                      <w:marTop w:val="0"/>
                      <w:marBottom w:val="0"/>
                      <w:divBdr>
                        <w:top w:val="none" w:sz="0" w:space="0" w:color="auto"/>
                        <w:left w:val="none" w:sz="0" w:space="0" w:color="auto"/>
                        <w:bottom w:val="none" w:sz="0" w:space="0" w:color="auto"/>
                        <w:right w:val="none" w:sz="0" w:space="0" w:color="auto"/>
                      </w:divBdr>
                      <w:divsChild>
                        <w:div w:id="2138906638">
                          <w:marLeft w:val="0"/>
                          <w:marRight w:val="0"/>
                          <w:marTop w:val="0"/>
                          <w:marBottom w:val="0"/>
                          <w:divBdr>
                            <w:top w:val="none" w:sz="0" w:space="0" w:color="auto"/>
                            <w:left w:val="none" w:sz="0" w:space="0" w:color="auto"/>
                            <w:bottom w:val="none" w:sz="0" w:space="0" w:color="auto"/>
                            <w:right w:val="none" w:sz="0" w:space="0" w:color="auto"/>
                          </w:divBdr>
                          <w:divsChild>
                            <w:div w:id="1935742502">
                              <w:blockQuote w:val="1"/>
                              <w:marLeft w:val="0"/>
                              <w:marRight w:val="0"/>
                              <w:marTop w:val="150"/>
                              <w:marBottom w:val="150"/>
                              <w:divBdr>
                                <w:top w:val="none" w:sz="0" w:space="0" w:color="auto"/>
                                <w:left w:val="none" w:sz="0" w:space="0" w:color="auto"/>
                                <w:bottom w:val="none" w:sz="0" w:space="0" w:color="auto"/>
                                <w:right w:val="none" w:sz="0" w:space="0" w:color="auto"/>
                              </w:divBdr>
                            </w:div>
                            <w:div w:id="1144010458">
                              <w:blockQuote w:val="1"/>
                              <w:marLeft w:val="0"/>
                              <w:marRight w:val="0"/>
                              <w:marTop w:val="150"/>
                              <w:marBottom w:val="150"/>
                              <w:divBdr>
                                <w:top w:val="none" w:sz="0" w:space="0" w:color="auto"/>
                                <w:left w:val="none" w:sz="0" w:space="0" w:color="auto"/>
                                <w:bottom w:val="none" w:sz="0" w:space="0" w:color="auto"/>
                                <w:right w:val="none" w:sz="0" w:space="0" w:color="auto"/>
                              </w:divBdr>
                            </w:div>
                            <w:div w:id="107408230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747510">
      <w:bodyDiv w:val="1"/>
      <w:marLeft w:val="0"/>
      <w:marRight w:val="0"/>
      <w:marTop w:val="0"/>
      <w:marBottom w:val="0"/>
      <w:divBdr>
        <w:top w:val="none" w:sz="0" w:space="0" w:color="auto"/>
        <w:left w:val="none" w:sz="0" w:space="0" w:color="auto"/>
        <w:bottom w:val="none" w:sz="0" w:space="0" w:color="auto"/>
        <w:right w:val="none" w:sz="0" w:space="0" w:color="auto"/>
      </w:divBdr>
    </w:div>
    <w:div w:id="565147030">
      <w:bodyDiv w:val="1"/>
      <w:marLeft w:val="0"/>
      <w:marRight w:val="0"/>
      <w:marTop w:val="0"/>
      <w:marBottom w:val="0"/>
      <w:divBdr>
        <w:top w:val="none" w:sz="0" w:space="0" w:color="auto"/>
        <w:left w:val="none" w:sz="0" w:space="0" w:color="auto"/>
        <w:bottom w:val="none" w:sz="0" w:space="0" w:color="auto"/>
        <w:right w:val="none" w:sz="0" w:space="0" w:color="auto"/>
      </w:divBdr>
      <w:divsChild>
        <w:div w:id="887030522">
          <w:marLeft w:val="0"/>
          <w:marRight w:val="0"/>
          <w:marTop w:val="0"/>
          <w:marBottom w:val="0"/>
          <w:divBdr>
            <w:top w:val="none" w:sz="0" w:space="0" w:color="auto"/>
            <w:left w:val="none" w:sz="0" w:space="0" w:color="auto"/>
            <w:bottom w:val="none" w:sz="0" w:space="0" w:color="auto"/>
            <w:right w:val="none" w:sz="0" w:space="0" w:color="auto"/>
          </w:divBdr>
          <w:divsChild>
            <w:div w:id="822503479">
              <w:marLeft w:val="0"/>
              <w:marRight w:val="0"/>
              <w:marTop w:val="75"/>
              <w:marBottom w:val="0"/>
              <w:divBdr>
                <w:top w:val="none" w:sz="0" w:space="0" w:color="auto"/>
                <w:left w:val="none" w:sz="0" w:space="0" w:color="auto"/>
                <w:bottom w:val="none" w:sz="0" w:space="0" w:color="auto"/>
                <w:right w:val="none" w:sz="0" w:space="0" w:color="auto"/>
              </w:divBdr>
            </w:div>
          </w:divsChild>
        </w:div>
        <w:div w:id="543296016">
          <w:marLeft w:val="0"/>
          <w:marRight w:val="0"/>
          <w:marTop w:val="0"/>
          <w:marBottom w:val="0"/>
          <w:divBdr>
            <w:top w:val="none" w:sz="0" w:space="0" w:color="auto"/>
            <w:left w:val="none" w:sz="0" w:space="0" w:color="auto"/>
            <w:bottom w:val="none" w:sz="0" w:space="0" w:color="auto"/>
            <w:right w:val="none" w:sz="0" w:space="0" w:color="auto"/>
          </w:divBdr>
          <w:divsChild>
            <w:div w:id="305471137">
              <w:marLeft w:val="0"/>
              <w:marRight w:val="0"/>
              <w:marTop w:val="0"/>
              <w:marBottom w:val="0"/>
              <w:divBdr>
                <w:top w:val="none" w:sz="0" w:space="0" w:color="auto"/>
                <w:left w:val="none" w:sz="0" w:space="0" w:color="auto"/>
                <w:bottom w:val="none" w:sz="0" w:space="0" w:color="auto"/>
                <w:right w:val="none" w:sz="0" w:space="0" w:color="auto"/>
              </w:divBdr>
              <w:divsChild>
                <w:div w:id="395008323">
                  <w:marLeft w:val="0"/>
                  <w:marRight w:val="0"/>
                  <w:marTop w:val="0"/>
                  <w:marBottom w:val="0"/>
                  <w:divBdr>
                    <w:top w:val="none" w:sz="0" w:space="0" w:color="auto"/>
                    <w:left w:val="none" w:sz="0" w:space="0" w:color="auto"/>
                    <w:bottom w:val="none" w:sz="0" w:space="0" w:color="auto"/>
                    <w:right w:val="none" w:sz="0" w:space="0" w:color="auto"/>
                  </w:divBdr>
                  <w:divsChild>
                    <w:div w:id="708065478">
                      <w:marLeft w:val="0"/>
                      <w:marRight w:val="0"/>
                      <w:marTop w:val="0"/>
                      <w:marBottom w:val="0"/>
                      <w:divBdr>
                        <w:top w:val="none" w:sz="0" w:space="0" w:color="auto"/>
                        <w:left w:val="none" w:sz="0" w:space="0" w:color="auto"/>
                        <w:bottom w:val="none" w:sz="0" w:space="0" w:color="auto"/>
                        <w:right w:val="none" w:sz="0" w:space="0" w:color="auto"/>
                      </w:divBdr>
                      <w:divsChild>
                        <w:div w:id="396438602">
                          <w:marLeft w:val="0"/>
                          <w:marRight w:val="0"/>
                          <w:marTop w:val="0"/>
                          <w:marBottom w:val="0"/>
                          <w:divBdr>
                            <w:top w:val="none" w:sz="0" w:space="0" w:color="auto"/>
                            <w:left w:val="none" w:sz="0" w:space="0" w:color="auto"/>
                            <w:bottom w:val="none" w:sz="0" w:space="0" w:color="auto"/>
                            <w:right w:val="none" w:sz="0" w:space="0" w:color="auto"/>
                          </w:divBdr>
                          <w:divsChild>
                            <w:div w:id="1334533657">
                              <w:blockQuote w:val="1"/>
                              <w:marLeft w:val="0"/>
                              <w:marRight w:val="0"/>
                              <w:marTop w:val="150"/>
                              <w:marBottom w:val="150"/>
                              <w:divBdr>
                                <w:top w:val="none" w:sz="0" w:space="0" w:color="auto"/>
                                <w:left w:val="none" w:sz="0" w:space="0" w:color="auto"/>
                                <w:bottom w:val="none" w:sz="0" w:space="0" w:color="auto"/>
                                <w:right w:val="none" w:sz="0" w:space="0" w:color="auto"/>
                              </w:divBdr>
                            </w:div>
                            <w:div w:id="63335767">
                              <w:blockQuote w:val="1"/>
                              <w:marLeft w:val="0"/>
                              <w:marRight w:val="0"/>
                              <w:marTop w:val="150"/>
                              <w:marBottom w:val="150"/>
                              <w:divBdr>
                                <w:top w:val="none" w:sz="0" w:space="0" w:color="auto"/>
                                <w:left w:val="none" w:sz="0" w:space="0" w:color="auto"/>
                                <w:bottom w:val="none" w:sz="0" w:space="0" w:color="auto"/>
                                <w:right w:val="none" w:sz="0" w:space="0" w:color="auto"/>
                              </w:divBdr>
                            </w:div>
                            <w:div w:id="198765923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610395">
      <w:bodyDiv w:val="1"/>
      <w:marLeft w:val="0"/>
      <w:marRight w:val="0"/>
      <w:marTop w:val="0"/>
      <w:marBottom w:val="0"/>
      <w:divBdr>
        <w:top w:val="none" w:sz="0" w:space="0" w:color="auto"/>
        <w:left w:val="none" w:sz="0" w:space="0" w:color="auto"/>
        <w:bottom w:val="none" w:sz="0" w:space="0" w:color="auto"/>
        <w:right w:val="none" w:sz="0" w:space="0" w:color="auto"/>
      </w:divBdr>
      <w:divsChild>
        <w:div w:id="1586260707">
          <w:blockQuote w:val="1"/>
          <w:marLeft w:val="0"/>
          <w:marRight w:val="0"/>
          <w:marTop w:val="150"/>
          <w:marBottom w:val="150"/>
          <w:divBdr>
            <w:top w:val="none" w:sz="0" w:space="0" w:color="auto"/>
            <w:left w:val="none" w:sz="0" w:space="0" w:color="auto"/>
            <w:bottom w:val="none" w:sz="0" w:space="0" w:color="auto"/>
            <w:right w:val="none" w:sz="0" w:space="0" w:color="auto"/>
          </w:divBdr>
        </w:div>
        <w:div w:id="397047683">
          <w:blockQuote w:val="1"/>
          <w:marLeft w:val="0"/>
          <w:marRight w:val="0"/>
          <w:marTop w:val="150"/>
          <w:marBottom w:val="150"/>
          <w:divBdr>
            <w:top w:val="none" w:sz="0" w:space="0" w:color="auto"/>
            <w:left w:val="none" w:sz="0" w:space="0" w:color="auto"/>
            <w:bottom w:val="none" w:sz="0" w:space="0" w:color="auto"/>
            <w:right w:val="none" w:sz="0" w:space="0" w:color="auto"/>
          </w:divBdr>
        </w:div>
        <w:div w:id="24722727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47650992">
      <w:bodyDiv w:val="1"/>
      <w:marLeft w:val="0"/>
      <w:marRight w:val="0"/>
      <w:marTop w:val="0"/>
      <w:marBottom w:val="0"/>
      <w:divBdr>
        <w:top w:val="none" w:sz="0" w:space="0" w:color="auto"/>
        <w:left w:val="none" w:sz="0" w:space="0" w:color="auto"/>
        <w:bottom w:val="none" w:sz="0" w:space="0" w:color="auto"/>
        <w:right w:val="none" w:sz="0" w:space="0" w:color="auto"/>
      </w:divBdr>
    </w:div>
    <w:div w:id="834220587">
      <w:bodyDiv w:val="1"/>
      <w:marLeft w:val="0"/>
      <w:marRight w:val="0"/>
      <w:marTop w:val="0"/>
      <w:marBottom w:val="0"/>
      <w:divBdr>
        <w:top w:val="none" w:sz="0" w:space="0" w:color="auto"/>
        <w:left w:val="none" w:sz="0" w:space="0" w:color="auto"/>
        <w:bottom w:val="none" w:sz="0" w:space="0" w:color="auto"/>
        <w:right w:val="none" w:sz="0" w:space="0" w:color="auto"/>
      </w:divBdr>
    </w:div>
    <w:div w:id="904608386">
      <w:bodyDiv w:val="1"/>
      <w:marLeft w:val="0"/>
      <w:marRight w:val="0"/>
      <w:marTop w:val="0"/>
      <w:marBottom w:val="0"/>
      <w:divBdr>
        <w:top w:val="none" w:sz="0" w:space="0" w:color="auto"/>
        <w:left w:val="none" w:sz="0" w:space="0" w:color="auto"/>
        <w:bottom w:val="none" w:sz="0" w:space="0" w:color="auto"/>
        <w:right w:val="none" w:sz="0" w:space="0" w:color="auto"/>
      </w:divBdr>
      <w:divsChild>
        <w:div w:id="172885721">
          <w:blockQuote w:val="1"/>
          <w:marLeft w:val="0"/>
          <w:marRight w:val="0"/>
          <w:marTop w:val="150"/>
          <w:marBottom w:val="150"/>
          <w:divBdr>
            <w:top w:val="none" w:sz="0" w:space="0" w:color="auto"/>
            <w:left w:val="none" w:sz="0" w:space="0" w:color="auto"/>
            <w:bottom w:val="none" w:sz="0" w:space="0" w:color="auto"/>
            <w:right w:val="none" w:sz="0" w:space="0" w:color="auto"/>
          </w:divBdr>
        </w:div>
        <w:div w:id="967660615">
          <w:blockQuote w:val="1"/>
          <w:marLeft w:val="0"/>
          <w:marRight w:val="0"/>
          <w:marTop w:val="150"/>
          <w:marBottom w:val="150"/>
          <w:divBdr>
            <w:top w:val="none" w:sz="0" w:space="0" w:color="auto"/>
            <w:left w:val="none" w:sz="0" w:space="0" w:color="auto"/>
            <w:bottom w:val="none" w:sz="0" w:space="0" w:color="auto"/>
            <w:right w:val="none" w:sz="0" w:space="0" w:color="auto"/>
          </w:divBdr>
        </w:div>
        <w:div w:id="48505132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914584964">
      <w:bodyDiv w:val="1"/>
      <w:marLeft w:val="0"/>
      <w:marRight w:val="0"/>
      <w:marTop w:val="0"/>
      <w:marBottom w:val="0"/>
      <w:divBdr>
        <w:top w:val="none" w:sz="0" w:space="0" w:color="auto"/>
        <w:left w:val="none" w:sz="0" w:space="0" w:color="auto"/>
        <w:bottom w:val="none" w:sz="0" w:space="0" w:color="auto"/>
        <w:right w:val="none" w:sz="0" w:space="0" w:color="auto"/>
      </w:divBdr>
    </w:div>
    <w:div w:id="997076847">
      <w:bodyDiv w:val="1"/>
      <w:marLeft w:val="0"/>
      <w:marRight w:val="0"/>
      <w:marTop w:val="0"/>
      <w:marBottom w:val="0"/>
      <w:divBdr>
        <w:top w:val="none" w:sz="0" w:space="0" w:color="auto"/>
        <w:left w:val="none" w:sz="0" w:space="0" w:color="auto"/>
        <w:bottom w:val="none" w:sz="0" w:space="0" w:color="auto"/>
        <w:right w:val="none" w:sz="0" w:space="0" w:color="auto"/>
      </w:divBdr>
    </w:div>
    <w:div w:id="1106265465">
      <w:bodyDiv w:val="1"/>
      <w:marLeft w:val="0"/>
      <w:marRight w:val="0"/>
      <w:marTop w:val="0"/>
      <w:marBottom w:val="0"/>
      <w:divBdr>
        <w:top w:val="none" w:sz="0" w:space="0" w:color="auto"/>
        <w:left w:val="none" w:sz="0" w:space="0" w:color="auto"/>
        <w:bottom w:val="none" w:sz="0" w:space="0" w:color="auto"/>
        <w:right w:val="none" w:sz="0" w:space="0" w:color="auto"/>
      </w:divBdr>
      <w:divsChild>
        <w:div w:id="40372228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205559893">
      <w:bodyDiv w:val="1"/>
      <w:marLeft w:val="0"/>
      <w:marRight w:val="0"/>
      <w:marTop w:val="0"/>
      <w:marBottom w:val="0"/>
      <w:divBdr>
        <w:top w:val="none" w:sz="0" w:space="0" w:color="auto"/>
        <w:left w:val="none" w:sz="0" w:space="0" w:color="auto"/>
        <w:bottom w:val="none" w:sz="0" w:space="0" w:color="auto"/>
        <w:right w:val="none" w:sz="0" w:space="0" w:color="auto"/>
      </w:divBdr>
      <w:divsChild>
        <w:div w:id="472253611">
          <w:blockQuote w:val="1"/>
          <w:marLeft w:val="0"/>
          <w:marRight w:val="0"/>
          <w:marTop w:val="150"/>
          <w:marBottom w:val="150"/>
          <w:divBdr>
            <w:top w:val="none" w:sz="0" w:space="0" w:color="auto"/>
            <w:left w:val="none" w:sz="0" w:space="0" w:color="auto"/>
            <w:bottom w:val="none" w:sz="0" w:space="0" w:color="auto"/>
            <w:right w:val="none" w:sz="0" w:space="0" w:color="auto"/>
          </w:divBdr>
        </w:div>
        <w:div w:id="565534827">
          <w:blockQuote w:val="1"/>
          <w:marLeft w:val="0"/>
          <w:marRight w:val="0"/>
          <w:marTop w:val="150"/>
          <w:marBottom w:val="150"/>
          <w:divBdr>
            <w:top w:val="none" w:sz="0" w:space="0" w:color="auto"/>
            <w:left w:val="none" w:sz="0" w:space="0" w:color="auto"/>
            <w:bottom w:val="none" w:sz="0" w:space="0" w:color="auto"/>
            <w:right w:val="none" w:sz="0" w:space="0" w:color="auto"/>
          </w:divBdr>
        </w:div>
        <w:div w:id="89477508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99285488">
      <w:bodyDiv w:val="1"/>
      <w:marLeft w:val="0"/>
      <w:marRight w:val="0"/>
      <w:marTop w:val="0"/>
      <w:marBottom w:val="0"/>
      <w:divBdr>
        <w:top w:val="none" w:sz="0" w:space="0" w:color="auto"/>
        <w:left w:val="none" w:sz="0" w:space="0" w:color="auto"/>
        <w:bottom w:val="none" w:sz="0" w:space="0" w:color="auto"/>
        <w:right w:val="none" w:sz="0" w:space="0" w:color="auto"/>
      </w:divBdr>
    </w:div>
    <w:div w:id="1409617515">
      <w:bodyDiv w:val="1"/>
      <w:marLeft w:val="0"/>
      <w:marRight w:val="0"/>
      <w:marTop w:val="0"/>
      <w:marBottom w:val="0"/>
      <w:divBdr>
        <w:top w:val="none" w:sz="0" w:space="0" w:color="auto"/>
        <w:left w:val="none" w:sz="0" w:space="0" w:color="auto"/>
        <w:bottom w:val="none" w:sz="0" w:space="0" w:color="auto"/>
        <w:right w:val="none" w:sz="0" w:space="0" w:color="auto"/>
      </w:divBdr>
      <w:divsChild>
        <w:div w:id="696152979">
          <w:blockQuote w:val="1"/>
          <w:marLeft w:val="0"/>
          <w:marRight w:val="0"/>
          <w:marTop w:val="150"/>
          <w:marBottom w:val="150"/>
          <w:divBdr>
            <w:top w:val="none" w:sz="0" w:space="0" w:color="auto"/>
            <w:left w:val="none" w:sz="0" w:space="0" w:color="auto"/>
            <w:bottom w:val="none" w:sz="0" w:space="0" w:color="auto"/>
            <w:right w:val="none" w:sz="0" w:space="0" w:color="auto"/>
          </w:divBdr>
        </w:div>
        <w:div w:id="352149672">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554659582">
      <w:bodyDiv w:val="1"/>
      <w:marLeft w:val="0"/>
      <w:marRight w:val="0"/>
      <w:marTop w:val="0"/>
      <w:marBottom w:val="0"/>
      <w:divBdr>
        <w:top w:val="none" w:sz="0" w:space="0" w:color="auto"/>
        <w:left w:val="none" w:sz="0" w:space="0" w:color="auto"/>
        <w:bottom w:val="none" w:sz="0" w:space="0" w:color="auto"/>
        <w:right w:val="none" w:sz="0" w:space="0" w:color="auto"/>
      </w:divBdr>
      <w:divsChild>
        <w:div w:id="1093893606">
          <w:blockQuote w:val="1"/>
          <w:marLeft w:val="0"/>
          <w:marRight w:val="0"/>
          <w:marTop w:val="150"/>
          <w:marBottom w:val="150"/>
          <w:divBdr>
            <w:top w:val="none" w:sz="0" w:space="0" w:color="auto"/>
            <w:left w:val="none" w:sz="0" w:space="0" w:color="auto"/>
            <w:bottom w:val="none" w:sz="0" w:space="0" w:color="auto"/>
            <w:right w:val="none" w:sz="0" w:space="0" w:color="auto"/>
          </w:divBdr>
        </w:div>
        <w:div w:id="711730431">
          <w:blockQuote w:val="1"/>
          <w:marLeft w:val="0"/>
          <w:marRight w:val="0"/>
          <w:marTop w:val="150"/>
          <w:marBottom w:val="150"/>
          <w:divBdr>
            <w:top w:val="none" w:sz="0" w:space="0" w:color="auto"/>
            <w:left w:val="none" w:sz="0" w:space="0" w:color="auto"/>
            <w:bottom w:val="none" w:sz="0" w:space="0" w:color="auto"/>
            <w:right w:val="none" w:sz="0" w:space="0" w:color="auto"/>
          </w:divBdr>
        </w:div>
        <w:div w:id="157353803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944147201">
      <w:bodyDiv w:val="1"/>
      <w:marLeft w:val="0"/>
      <w:marRight w:val="0"/>
      <w:marTop w:val="0"/>
      <w:marBottom w:val="0"/>
      <w:divBdr>
        <w:top w:val="none" w:sz="0" w:space="0" w:color="auto"/>
        <w:left w:val="none" w:sz="0" w:space="0" w:color="auto"/>
        <w:bottom w:val="none" w:sz="0" w:space="0" w:color="auto"/>
        <w:right w:val="none" w:sz="0" w:space="0" w:color="auto"/>
      </w:divBdr>
      <w:divsChild>
        <w:div w:id="2061898606">
          <w:blockQuote w:val="1"/>
          <w:marLeft w:val="0"/>
          <w:marRight w:val="0"/>
          <w:marTop w:val="150"/>
          <w:marBottom w:val="150"/>
          <w:divBdr>
            <w:top w:val="none" w:sz="0" w:space="0" w:color="auto"/>
            <w:left w:val="none" w:sz="0" w:space="0" w:color="auto"/>
            <w:bottom w:val="none" w:sz="0" w:space="0" w:color="auto"/>
            <w:right w:val="none" w:sz="0" w:space="0" w:color="auto"/>
          </w:divBdr>
        </w:div>
        <w:div w:id="129587138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044592172">
      <w:bodyDiv w:val="1"/>
      <w:marLeft w:val="0"/>
      <w:marRight w:val="0"/>
      <w:marTop w:val="0"/>
      <w:marBottom w:val="0"/>
      <w:divBdr>
        <w:top w:val="none" w:sz="0" w:space="0" w:color="auto"/>
        <w:left w:val="none" w:sz="0" w:space="0" w:color="auto"/>
        <w:bottom w:val="none" w:sz="0" w:space="0" w:color="auto"/>
        <w:right w:val="none" w:sz="0" w:space="0" w:color="auto"/>
      </w:divBdr>
      <w:divsChild>
        <w:div w:id="1515223206">
          <w:blockQuote w:val="1"/>
          <w:marLeft w:val="0"/>
          <w:marRight w:val="0"/>
          <w:marTop w:val="150"/>
          <w:marBottom w:val="150"/>
          <w:divBdr>
            <w:top w:val="none" w:sz="0" w:space="0" w:color="auto"/>
            <w:left w:val="none" w:sz="0" w:space="0" w:color="auto"/>
            <w:bottom w:val="none" w:sz="0" w:space="0" w:color="auto"/>
            <w:right w:val="none" w:sz="0" w:space="0" w:color="auto"/>
          </w:divBdr>
        </w:div>
        <w:div w:id="677660184">
          <w:blockQuote w:val="1"/>
          <w:marLeft w:val="0"/>
          <w:marRight w:val="0"/>
          <w:marTop w:val="150"/>
          <w:marBottom w:val="150"/>
          <w:divBdr>
            <w:top w:val="none" w:sz="0" w:space="0" w:color="auto"/>
            <w:left w:val="none" w:sz="0" w:space="0" w:color="auto"/>
            <w:bottom w:val="none" w:sz="0" w:space="0" w:color="auto"/>
            <w:right w:val="none" w:sz="0" w:space="0" w:color="auto"/>
          </w:divBdr>
        </w:div>
        <w:div w:id="6560940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096127958">
      <w:bodyDiv w:val="1"/>
      <w:marLeft w:val="0"/>
      <w:marRight w:val="0"/>
      <w:marTop w:val="0"/>
      <w:marBottom w:val="0"/>
      <w:divBdr>
        <w:top w:val="none" w:sz="0" w:space="0" w:color="auto"/>
        <w:left w:val="none" w:sz="0" w:space="0" w:color="auto"/>
        <w:bottom w:val="none" w:sz="0" w:space="0" w:color="auto"/>
        <w:right w:val="none" w:sz="0" w:space="0" w:color="auto"/>
      </w:divBdr>
      <w:divsChild>
        <w:div w:id="1375695084">
          <w:blockQuote w:val="1"/>
          <w:marLeft w:val="0"/>
          <w:marRight w:val="0"/>
          <w:marTop w:val="150"/>
          <w:marBottom w:val="150"/>
          <w:divBdr>
            <w:top w:val="none" w:sz="0" w:space="0" w:color="auto"/>
            <w:left w:val="none" w:sz="0" w:space="0" w:color="auto"/>
            <w:bottom w:val="none" w:sz="0" w:space="0" w:color="auto"/>
            <w:right w:val="none" w:sz="0" w:space="0" w:color="auto"/>
          </w:divBdr>
        </w:div>
        <w:div w:id="1088504303">
          <w:blockQuote w:val="1"/>
          <w:marLeft w:val="0"/>
          <w:marRight w:val="0"/>
          <w:marTop w:val="150"/>
          <w:marBottom w:val="150"/>
          <w:divBdr>
            <w:top w:val="none" w:sz="0" w:space="0" w:color="auto"/>
            <w:left w:val="none" w:sz="0" w:space="0" w:color="auto"/>
            <w:bottom w:val="none" w:sz="0" w:space="0" w:color="auto"/>
            <w:right w:val="none" w:sz="0" w:space="0" w:color="auto"/>
          </w:divBdr>
        </w:div>
        <w:div w:id="117029408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57151C-6C2A-4D45-BC77-01B254DD47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3899E5-911B-42A6-A9A7-961A04DBE9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10</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Dharti Jagani</dc:creator>
  <cp:keywords>, docId:7EF544332DF889898EC9AB9A78C9A059</cp:keywords>
  <dc:description/>
  <cp:lastModifiedBy>Sanket Joshi</cp:lastModifiedBy>
  <cp:revision>127</cp:revision>
  <dcterms:created xsi:type="dcterms:W3CDTF">2024-08-14T07:42:00Z</dcterms:created>
  <dcterms:modified xsi:type="dcterms:W3CDTF">2024-08-23T06:13:00Z</dcterms:modified>
</cp:coreProperties>
</file>