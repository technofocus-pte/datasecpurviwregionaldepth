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E0521" w14:textId="165799AB" w:rsidR="00566181" w:rsidRDefault="0024542C">
      <w:pPr>
        <w:pStyle w:val="Heading1"/>
      </w:pPr>
      <w:r>
        <w:t xml:space="preserve">Lab </w:t>
      </w:r>
      <w:r w:rsidR="00D911E3" w:rsidRPr="00D776BA">
        <w:t xml:space="preserve">9 - Erforschung der Möglichkeiten des </w:t>
      </w:r>
      <w:r w:rsidR="00BB5331">
        <w:t>Adaptive Protection</w:t>
      </w:r>
    </w:p>
    <w:p w14:paraId="3097915D" w14:textId="4C51CDDD" w:rsidR="00566181" w:rsidRDefault="00D911E3">
      <w:pPr>
        <w:pStyle w:val="Heading2"/>
      </w:pPr>
      <w:r w:rsidRPr="00D776BA">
        <w:t xml:space="preserve">Übung 1 - Einrichten des </w:t>
      </w:r>
      <w:r w:rsidR="00BB5331">
        <w:t>Adaptive Protection</w:t>
      </w:r>
    </w:p>
    <w:p w14:paraId="41B07679" w14:textId="1D65AA82" w:rsidR="00566181" w:rsidRDefault="00D911E3">
      <w:pPr>
        <w:pStyle w:val="Heading3"/>
      </w:pPr>
      <w:r w:rsidRPr="00D776BA">
        <w:t xml:space="preserve">Aufgabe 1 - Festlegung von Risikostufen </w:t>
      </w:r>
      <w:r w:rsidR="00CB25CA">
        <w:t xml:space="preserve">zum </w:t>
      </w:r>
      <w:r w:rsidRPr="00D776BA">
        <w:t>adaptiven Schutz</w:t>
      </w:r>
    </w:p>
    <w:p w14:paraId="29BDEA0F" w14:textId="77777777" w:rsidR="00566181" w:rsidRPr="00566181" w:rsidRDefault="00D911E3" w:rsidP="00566181">
      <w:pPr>
        <w:pStyle w:val="ListParagraph"/>
        <w:numPr>
          <w:ilvl w:val="0"/>
          <w:numId w:val="1"/>
        </w:numPr>
        <w:rPr>
          <w:ins w:id="0" w:author="Dharti Jagani" w:date="2024-08-16T15:28:00Z" w16du:dateUtc="2024-08-16T09:58:00Z"/>
          <w:rPrChange w:id="1" w:author="Dharti Jagani" w:date="2024-08-16T15:30:00Z" w16du:dateUtc="2024-08-16T10:00:00Z">
            <w:rPr>
              <w:ins w:id="2" w:author="Dharti Jagani" w:date="2024-08-16T15:28:00Z" w16du:dateUtc="2024-08-16T09:58:00Z"/>
              <w:rFonts w:ascii="Segoe UI" w:hAnsi="Segoe UI" w:cs="Segoe UI"/>
              <w:color w:val="000000"/>
              <w:sz w:val="21"/>
              <w:szCs w:val="21"/>
            </w:rPr>
          </w:rPrChange>
        </w:rPr>
        <w:pPrChange w:id="3" w:author="Dharti Jagani" w:date="2024-08-16T15:30:00Z" w16du:dateUtc="2024-08-16T10:00:00Z">
          <w:pPr>
            <w:pStyle w:val="NormalWeb"/>
            <w:numPr>
              <w:numId w:val="1"/>
            </w:numPr>
            <w:tabs>
              <w:tab w:val="num" w:pos="720"/>
            </w:tabs>
            <w:ind w:left="720" w:hanging="360"/>
          </w:pPr>
        </w:pPrChange>
      </w:pPr>
      <w:commentRangeStart w:id="4"/>
      <w:ins w:id="5" w:author="Dharti Jagani" w:date="2024-08-16T15:28:00Z" w16du:dateUtc="2024-08-16T09:58:00Z">
        <w:r w:rsidRPr="00D776BA">
          <w:rPr>
            <w:rPrChange w:id="6" w:author="Dharti Jagani" w:date="2024-08-16T15:30:00Z" w16du:dateUtc="2024-08-16T10:00:00Z">
              <w:rPr>
                <w:rFonts w:ascii="Segoe UI" w:hAnsi="Segoe UI" w:cs="Segoe UI"/>
                <w:color w:val="000000"/>
                <w:sz w:val="21"/>
                <w:szCs w:val="21"/>
              </w:rPr>
            </w:rPrChange>
          </w:rPr>
          <w:t xml:space="preserve">Öffnen Sie in </w:t>
        </w:r>
        <w:r w:rsidRPr="00D776BA">
          <w:rPr>
            <w:rPrChange w:id="7" w:author="Dharti Jagani" w:date="2024-08-16T15:30:00Z" w16du:dateUtc="2024-08-16T10:00:00Z">
              <w:rPr>
                <w:rStyle w:val="Strong"/>
                <w:rFonts w:ascii="Segoe UI" w:eastAsiaTheme="majorEastAsia" w:hAnsi="Segoe UI" w:cs="Segoe UI"/>
                <w:color w:val="000000"/>
                <w:sz w:val="21"/>
                <w:szCs w:val="21"/>
              </w:rPr>
            </w:rPrChange>
          </w:rPr>
          <w:t xml:space="preserve">Microsoft Edge </w:t>
        </w:r>
        <w:r w:rsidRPr="00D776BA">
          <w:rPr>
            <w:rPrChange w:id="8" w:author="Dharti Jagani" w:date="2024-08-16T15:30:00Z" w16du:dateUtc="2024-08-16T10:00:00Z">
              <w:rPr>
                <w:rFonts w:ascii="Segoe UI" w:hAnsi="Segoe UI" w:cs="Segoe UI"/>
                <w:color w:val="000000"/>
                <w:sz w:val="21"/>
                <w:szCs w:val="21"/>
              </w:rPr>
            </w:rPrChange>
          </w:rPr>
          <w:t xml:space="preserve">ein </w:t>
        </w:r>
        <w:r w:rsidRPr="00D776BA">
          <w:rPr>
            <w:rPrChange w:id="9" w:author="Dharti Jagani" w:date="2024-08-16T15:30:00Z" w16du:dateUtc="2024-08-16T10:00:00Z">
              <w:rPr>
                <w:rStyle w:val="Strong"/>
                <w:rFonts w:ascii="Segoe UI" w:eastAsiaTheme="majorEastAsia" w:hAnsi="Segoe UI" w:cs="Segoe UI"/>
                <w:color w:val="000000"/>
                <w:sz w:val="21"/>
                <w:szCs w:val="21"/>
              </w:rPr>
            </w:rPrChange>
          </w:rPr>
          <w:t>neues InPrivate-Fenster</w:t>
        </w:r>
        <w:r w:rsidRPr="00D776BA">
          <w:rPr>
            <w:rPrChange w:id="10" w:author="Dharti Jagani" w:date="2024-08-16T15:30:00Z" w16du:dateUtc="2024-08-16T10:00:00Z">
              <w:rPr>
                <w:rFonts w:ascii="Segoe UI" w:hAnsi="Segoe UI" w:cs="Segoe UI"/>
                <w:color w:val="000000"/>
                <w:sz w:val="21"/>
                <w:szCs w:val="21"/>
              </w:rPr>
            </w:rPrChange>
          </w:rPr>
          <w:t xml:space="preserve">, navigieren Sie zu </w:t>
        </w:r>
        <w:r w:rsidRPr="00D776BA">
          <w:rPr>
            <w:b/>
            <w:bCs/>
            <w:color w:val="3A7C22" w:themeColor="accent6" w:themeShade="BF"/>
            <w:rPrChange w:id="11" w:author="Dharti Jagani" w:date="2024-08-16T15:31:00Z" w16du:dateUtc="2024-08-16T10:01:00Z">
              <w:rPr>
                <w:rStyle w:val="typetext"/>
                <w:rFonts w:ascii="Segoe UI" w:eastAsiaTheme="majorEastAsia" w:hAnsi="Segoe UI" w:cs="Segoe UI"/>
                <w:color w:val="007F00"/>
                <w:sz w:val="21"/>
                <w:szCs w:val="21"/>
              </w:rPr>
            </w:rPrChange>
          </w:rPr>
          <w:t xml:space="preserve">+++https://purview.microsoft.com+++ </w:t>
        </w:r>
        <w:r w:rsidRPr="00D776BA">
          <w:rPr>
            <w:rPrChange w:id="12" w:author="Dharti Jagani" w:date="2024-08-16T15:30:00Z" w16du:dateUtc="2024-08-16T10:00:00Z">
              <w:rPr>
                <w:rFonts w:ascii="Segoe UI" w:hAnsi="Segoe UI" w:cs="Segoe UI"/>
                <w:color w:val="000000"/>
                <w:sz w:val="21"/>
                <w:szCs w:val="21"/>
              </w:rPr>
            </w:rPrChange>
          </w:rPr>
          <w:t xml:space="preserve">und melden Sie sich </w:t>
        </w:r>
      </w:ins>
      <w:ins w:id="13" w:author="Dharti Jagani" w:date="2024-08-16T15:31:00Z" w16du:dateUtc="2024-08-16T10:01:00Z">
        <w:r>
          <w:t xml:space="preserve">mit dem Admin-Tenant </w:t>
        </w:r>
      </w:ins>
      <w:ins w:id="14" w:author="Dharti Jagani" w:date="2024-08-16T15:28:00Z" w16du:dateUtc="2024-08-16T09:58:00Z">
        <w:r w:rsidRPr="00D776BA">
          <w:rPr>
            <w:rPrChange w:id="15" w:author="Dharti Jagani" w:date="2024-08-16T15:30:00Z" w16du:dateUtc="2024-08-16T10:00:00Z">
              <w:rPr>
                <w:rFonts w:ascii="Segoe UI" w:hAnsi="Segoe UI" w:cs="Segoe UI"/>
                <w:color w:val="000000"/>
                <w:sz w:val="21"/>
                <w:szCs w:val="21"/>
              </w:rPr>
            </w:rPrChange>
          </w:rPr>
          <w:t>an.</w:t>
        </w:r>
      </w:ins>
      <w:commentRangeEnd w:id="4"/>
      <w:ins w:id="16" w:author="Dharti Jagani" w:date="2024-08-16T15:31:00Z" w16du:dateUtc="2024-08-16T10:01:00Z">
        <w:r>
          <w:rPr>
            <w:rStyle w:val="CommentReference"/>
          </w:rPr>
          <w:commentReference w:id="4"/>
        </w:r>
      </w:ins>
    </w:p>
    <w:p w14:paraId="3A93EC52" w14:textId="77777777" w:rsidR="00566181" w:rsidRDefault="00D911E3">
      <w:pPr>
        <w:pStyle w:val="ListParagraph"/>
        <w:numPr>
          <w:ilvl w:val="0"/>
          <w:numId w:val="1"/>
        </w:numPr>
        <w:rPr>
          <w:ins w:id="17" w:author="Dharti Jagani" w:date="2024-08-16T15:37:00Z" w16du:dateUtc="2024-08-16T10:07:00Z"/>
        </w:rPr>
      </w:pPr>
      <w:commentRangeStart w:id="18"/>
      <w:r w:rsidRPr="00D776BA">
        <w:t xml:space="preserve">Gehen Sie in der Navigationsleiste auf </w:t>
      </w:r>
      <w:ins w:id="19" w:author="Dharti Jagani" w:date="2024-08-16T15:37:00Z" w16du:dateUtc="2024-08-16T10:07:00Z">
        <w:r w:rsidRPr="00D776BA">
          <w:rPr>
            <w:b/>
            <w:bCs/>
            <w:rPrChange w:id="20" w:author="Dharti Jagani" w:date="2024-08-16T15:37:00Z" w16du:dateUtc="2024-08-16T10:07:00Z">
              <w:rPr/>
            </w:rPrChange>
          </w:rPr>
          <w:t xml:space="preserve">Lösungen </w:t>
        </w:r>
        <w:r>
          <w:t>&gt; Insider Risk Management.</w:t>
        </w:r>
      </w:ins>
    </w:p>
    <w:p w14:paraId="28E03A4D" w14:textId="3A5161BF" w:rsidR="00D776BA" w:rsidRDefault="0055466B">
      <w:pPr>
        <w:rPr>
          <w:ins w:id="21" w:author="Dharti Jagani" w:date="2024-08-16T15:37:00Z" w16du:dateUtc="2024-08-16T10:07:00Z"/>
        </w:rPr>
        <w:pPrChange w:id="22" w:author="Dharti Jagani" w:date="2024-08-16T15:37:00Z" w16du:dateUtc="2024-08-16T10:07:00Z">
          <w:pPr>
            <w:pStyle w:val="ListParagraph"/>
            <w:numPr>
              <w:numId w:val="1"/>
            </w:numPr>
            <w:tabs>
              <w:tab w:val="num" w:pos="720"/>
            </w:tabs>
            <w:ind w:hanging="360"/>
          </w:pPr>
        </w:pPrChange>
      </w:pPr>
      <w:ins w:id="23" w:author="Dharti Jagani" w:date="2024-08-16T15:38:00Z" w16du:dateUtc="2024-08-16T10:08:00Z">
        <w:r w:rsidRPr="0055466B">
          <w:rPr>
            <w:noProof/>
          </w:rPr>
          <w:drawing>
            <wp:inline distT="0" distB="0" distL="0" distR="0" wp14:anchorId="5F1FAFB5" wp14:editId="323583D7">
              <wp:extent cx="5731510" cy="3232150"/>
              <wp:effectExtent l="0" t="0" r="0" b="6350"/>
              <wp:docPr id="12167280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1672807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232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DDD8BC" w14:textId="77777777" w:rsidR="00566181" w:rsidRDefault="00D911E3">
      <w:pPr>
        <w:pStyle w:val="ListParagraph"/>
        <w:numPr>
          <w:ilvl w:val="0"/>
          <w:numId w:val="1"/>
        </w:numPr>
      </w:pPr>
      <w:ins w:id="24" w:author="Dharti Jagani" w:date="2024-08-16T15:38:00Z" w16du:dateUtc="2024-08-16T10:08:00Z">
        <w:r>
          <w:t>Wählen Sie in der Unternavigation</w:t>
        </w:r>
      </w:ins>
      <w:del w:id="25" w:author="Dharti Jagani" w:date="2024-08-16T15:37:00Z" w16du:dateUtc="2024-08-16T10:07:00Z">
        <w:r w:rsidR="00D776BA" w:rsidRPr="00D776BA" w:rsidDel="00D776BA">
          <w:delText xml:space="preserve"> &gt; </w:delText>
        </w:r>
      </w:del>
      <w:r w:rsidR="00D776BA" w:rsidRPr="00D776BA">
        <w:rPr>
          <w:b/>
          <w:bCs/>
        </w:rPr>
        <w:t xml:space="preserve"> Adaptiver Schutz (Vorschau)</w:t>
      </w:r>
      <w:r w:rsidR="00D776BA" w:rsidRPr="00D776BA">
        <w:t>.</w:t>
      </w:r>
      <w:commentRangeEnd w:id="18"/>
      <w:r w:rsidR="00D776BA">
        <w:rPr>
          <w:rStyle w:val="CommentReference"/>
        </w:rPr>
        <w:commentReference w:id="18"/>
      </w:r>
    </w:p>
    <w:p w14:paraId="7DF3F157" w14:textId="77777777" w:rsidR="00566181" w:rsidRDefault="00D911E3">
      <w:r w:rsidRPr="00D776BA">
        <w:lastRenderedPageBreak/>
        <w:fldChar w:fldCharType="begin"/>
      </w:r>
      <w:r w:rsidRPr="00D776BA">
        <w:instrText xml:space="preserve"> INCLUDEPICTURE "https://labondemand.blob.core.windows.net/content/lab149520/instructions237223%5CMedia8%5Cimage1.png" \* MERGEFORMATINET </w:instrText>
      </w:r>
      <w:r w:rsidRPr="00D776BA">
        <w:fldChar w:fldCharType="separate"/>
      </w:r>
      <w:r w:rsidRPr="00D776BA">
        <w:rPr>
          <w:noProof/>
        </w:rPr>
        <w:drawing>
          <wp:inline distT="0" distB="0" distL="0" distR="0" wp14:anchorId="5186DBDF" wp14:editId="12BB1D2D">
            <wp:extent cx="5731510" cy="3430905"/>
            <wp:effectExtent l="0" t="0" r="0" b="0"/>
            <wp:docPr id="1819808408" name="Picture 18" descr="A screenshot of a computer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screenshot of a computer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BA">
        <w:fldChar w:fldCharType="end"/>
      </w:r>
    </w:p>
    <w:p w14:paraId="127E8F2B" w14:textId="7792BF01" w:rsidR="00566181" w:rsidRDefault="00D911E3">
      <w:pPr>
        <w:pStyle w:val="ListParagraph"/>
        <w:numPr>
          <w:ilvl w:val="0"/>
          <w:numId w:val="1"/>
        </w:numPr>
      </w:pPr>
      <w:r w:rsidRPr="00D776BA">
        <w:t xml:space="preserve">Da wir bei der Aktivierung des </w:t>
      </w:r>
      <w:r w:rsidR="004967FC">
        <w:rPr>
          <w:b/>
          <w:bCs/>
        </w:rPr>
        <w:t>Adaptive Protection</w:t>
      </w:r>
      <w:r w:rsidRPr="00D776BA">
        <w:rPr>
          <w:b/>
          <w:bCs/>
        </w:rPr>
        <w:t xml:space="preserve"> </w:t>
      </w:r>
      <w:r w:rsidRPr="00D776BA">
        <w:t>die Schnellstartoption verwendet haben, können wir sehen, dass 2 DLP-Richtlinien erstellt wurden.</w:t>
      </w:r>
    </w:p>
    <w:p w14:paraId="1C472224" w14:textId="77777777" w:rsidR="00566181" w:rsidRDefault="00D911E3">
      <w:r w:rsidRPr="00D776BA">
        <w:fldChar w:fldCharType="begin"/>
      </w:r>
      <w:r w:rsidRPr="00D776BA">
        <w:instrText xml:space="preserve"> INCLUDEPICTURE "https://labondemand.blob.core.windows.net/content/lab149520/instructions237223%5CMedia8%5Cimage2.png" \* MERGEFORMATINET </w:instrText>
      </w:r>
      <w:r w:rsidRPr="00D776BA">
        <w:fldChar w:fldCharType="separate"/>
      </w:r>
      <w:r w:rsidRPr="00D776BA">
        <w:rPr>
          <w:noProof/>
        </w:rPr>
        <w:drawing>
          <wp:inline distT="0" distB="0" distL="0" distR="0" wp14:anchorId="3DADD679" wp14:editId="4FEB58D1">
            <wp:extent cx="5731510" cy="3430905"/>
            <wp:effectExtent l="0" t="0" r="0" b="0"/>
            <wp:docPr id="1598840485" name="Picture 17" descr="A screenshot of a computer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 screenshot of a computer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BA">
        <w:fldChar w:fldCharType="end"/>
      </w:r>
    </w:p>
    <w:p w14:paraId="6FF5776C" w14:textId="2535E8C5" w:rsidR="00566181" w:rsidRDefault="00D911E3">
      <w:pPr>
        <w:pStyle w:val="ListParagraph"/>
        <w:numPr>
          <w:ilvl w:val="0"/>
          <w:numId w:val="1"/>
        </w:numPr>
      </w:pPr>
      <w:r w:rsidRPr="00D776BA">
        <w:t xml:space="preserve">Klicken Sie nun im Untermenü auf </w:t>
      </w:r>
      <w:r w:rsidRPr="00D776BA">
        <w:rPr>
          <w:b/>
          <w:bCs/>
        </w:rPr>
        <w:t xml:space="preserve">Risikostufen </w:t>
      </w:r>
      <w:r>
        <w:rPr>
          <w:b/>
          <w:bCs/>
        </w:rPr>
        <w:t>zum Adaptive Protection</w:t>
      </w:r>
      <w:r w:rsidRPr="00D776BA">
        <w:rPr>
          <w:b/>
          <w:bCs/>
        </w:rPr>
        <w:t xml:space="preserve"> </w:t>
      </w:r>
      <w:r w:rsidRPr="00D776BA">
        <w:t xml:space="preserve">und wählen Sie aus der Dropdown-Liste </w:t>
      </w:r>
      <w:r w:rsidRPr="00D776BA">
        <w:rPr>
          <w:b/>
          <w:bCs/>
        </w:rPr>
        <w:t xml:space="preserve">Datenlecks durch einen Benutzer </w:t>
      </w:r>
      <w:r w:rsidRPr="00D776BA">
        <w:t>aus.</w:t>
      </w:r>
    </w:p>
    <w:p w14:paraId="36F35ADA" w14:textId="77777777" w:rsidR="00566181" w:rsidRDefault="00D911E3">
      <w:r w:rsidRPr="00D776BA">
        <w:lastRenderedPageBreak/>
        <w:fldChar w:fldCharType="begin"/>
      </w:r>
      <w:r w:rsidRPr="00D776BA">
        <w:instrText xml:space="preserve"> INCLUDEPICTURE "/Users/dhartijagani/Library/Group Containers/UBF8T346G9.ms/WebArchiveCopyPasteTempFiles/com.microsoft.Word/image3.png" \* MERGEFORMATINET </w:instrText>
      </w:r>
      <w:r w:rsidRPr="00D776BA">
        <w:fldChar w:fldCharType="separate"/>
      </w:r>
      <w:r w:rsidRPr="00D776BA">
        <w:rPr>
          <w:noProof/>
        </w:rPr>
        <w:drawing>
          <wp:inline distT="0" distB="0" distL="0" distR="0" wp14:anchorId="5109BF57" wp14:editId="36B81ADD">
            <wp:extent cx="5731510" cy="3430905"/>
            <wp:effectExtent l="0" t="0" r="0" b="0"/>
            <wp:docPr id="479025687" name="Picture 16" descr="Broken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roken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BA">
        <w:fldChar w:fldCharType="end"/>
      </w:r>
    </w:p>
    <w:p w14:paraId="30F13756" w14:textId="77777777" w:rsidR="00566181" w:rsidRDefault="00D911E3">
      <w:pPr>
        <w:pStyle w:val="ListParagraph"/>
        <w:numPr>
          <w:ilvl w:val="0"/>
          <w:numId w:val="1"/>
        </w:numPr>
      </w:pPr>
      <w:r w:rsidRPr="00D776BA">
        <w:t>Wählen Sie unter Bedingungen für Risikostufen definieren die Option Benutzer führt mindestens 3 Datenexfiltrationsaktivitäten durch, jede... für Erhöhtes Risiko. Wählen Sie Benutzer führt mindestens 2 Datenexfiltrationsaktivitäten durch, jede... für moderates Risiko. Wählen Sie Benutzer führt mindestens 1 Datenexfiltrationsaktivität durch, jede... für ein geringes Risiko. Klicken Sie dann auf Speichern.</w:t>
      </w:r>
    </w:p>
    <w:p w14:paraId="30E4A56D" w14:textId="77777777" w:rsidR="00566181" w:rsidRDefault="00D911E3">
      <w:r w:rsidRPr="00D776BA">
        <w:fldChar w:fldCharType="begin"/>
      </w:r>
      <w:r w:rsidRPr="00D776BA">
        <w:instrText xml:space="preserve"> INCLUDEPICTURE "/Users/dhartijagani/Library/Group Containers/UBF8T346G9.ms/WebArchiveCopyPasteTempFiles/com.microsoft.Word/image4.png" \* MERGEFORMATINET </w:instrText>
      </w:r>
      <w:r w:rsidRPr="00D776BA">
        <w:fldChar w:fldCharType="separate"/>
      </w:r>
      <w:r w:rsidRPr="00D776BA">
        <w:rPr>
          <w:noProof/>
        </w:rPr>
        <w:drawing>
          <wp:inline distT="0" distB="0" distL="0" distR="0" wp14:anchorId="7DFE4F35" wp14:editId="285096DB">
            <wp:extent cx="5731510" cy="3430905"/>
            <wp:effectExtent l="0" t="0" r="0" b="0"/>
            <wp:docPr id="36707263" name="Picture 15" descr="Broken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roken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BA">
        <w:fldChar w:fldCharType="end"/>
      </w:r>
    </w:p>
    <w:p w14:paraId="4EAB0F81" w14:textId="77777777" w:rsidR="00566181" w:rsidRDefault="00D911E3">
      <w:pPr>
        <w:pStyle w:val="ListParagraph"/>
        <w:numPr>
          <w:ilvl w:val="0"/>
          <w:numId w:val="1"/>
        </w:numPr>
      </w:pPr>
      <w:r w:rsidRPr="00D776BA">
        <w:t>In ähnlicher Weise können Sie die Bedingungen für alle verfügbaren Richtlinien unter Insider Risk Management anpassen.</w:t>
      </w:r>
    </w:p>
    <w:p w14:paraId="137E9797" w14:textId="77777777" w:rsidR="00566181" w:rsidRDefault="00D911E3">
      <w:pPr>
        <w:pStyle w:val="ListParagraph"/>
        <w:numPr>
          <w:ilvl w:val="0"/>
          <w:numId w:val="1"/>
        </w:numPr>
      </w:pPr>
      <w:r w:rsidRPr="00D776BA">
        <w:t>Jetzt können wir die DLP-Richtlinie für jede Ebene anpassen.</w:t>
      </w:r>
    </w:p>
    <w:p w14:paraId="7A8A3985" w14:textId="77777777" w:rsidR="00566181" w:rsidRDefault="00D911E3">
      <w:r w:rsidRPr="00D776BA">
        <w:lastRenderedPageBreak/>
        <w:t>Aufgabe 2 - Untersuchung der Standard-DLP-Richtlinien für jede der Risikostufen von Adaptive Protection.</w:t>
      </w:r>
    </w:p>
    <w:p w14:paraId="23CD8FF7" w14:textId="77777777" w:rsidR="00566181" w:rsidRDefault="00D911E3">
      <w:pPr>
        <w:pStyle w:val="ListParagraph"/>
        <w:numPr>
          <w:ilvl w:val="0"/>
          <w:numId w:val="2"/>
        </w:numPr>
      </w:pPr>
      <w:r w:rsidRPr="00D776BA">
        <w:t>Wählen Sie unter Adaptive Protection die Option DLP Polices und wählen Sie Adaptive Protection Policy for Endpoint DLP.</w:t>
      </w:r>
    </w:p>
    <w:p w14:paraId="2018B8E5" w14:textId="77777777" w:rsidR="00566181" w:rsidRDefault="00D911E3">
      <w:r w:rsidRPr="00D776BA">
        <w:fldChar w:fldCharType="begin"/>
      </w:r>
      <w:r w:rsidRPr="00D776BA">
        <w:instrText xml:space="preserve"> INCLUDEPICTURE "/Users/dhartijagani/Library/Group Containers/UBF8T346G9.ms/WebArchiveCopyPasteTempFiles/com.microsoft.Word/image5.png" \* MERGEFORMATINET </w:instrText>
      </w:r>
      <w:r w:rsidRPr="00D776BA">
        <w:fldChar w:fldCharType="separate"/>
      </w:r>
      <w:r w:rsidRPr="00D776BA">
        <w:rPr>
          <w:noProof/>
        </w:rPr>
        <w:drawing>
          <wp:inline distT="0" distB="0" distL="0" distR="0" wp14:anchorId="2031A5F5" wp14:editId="6B97597A">
            <wp:extent cx="5731510" cy="3430905"/>
            <wp:effectExtent l="0" t="0" r="0" b="0"/>
            <wp:docPr id="259613230" name="Picture 14" descr="Broken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roken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BA">
        <w:fldChar w:fldCharType="end"/>
      </w:r>
    </w:p>
    <w:p w14:paraId="6F79EB93" w14:textId="77777777" w:rsidR="00566181" w:rsidRDefault="00D911E3">
      <w:pPr>
        <w:pStyle w:val="ListParagraph"/>
        <w:numPr>
          <w:ilvl w:val="0"/>
          <w:numId w:val="2"/>
        </w:numPr>
      </w:pPr>
      <w:r w:rsidRPr="00D776BA">
        <w:t xml:space="preserve">Wählen Sie </w:t>
      </w:r>
      <w:r w:rsidRPr="00D776BA">
        <w:rPr>
          <w:b/>
          <w:bCs/>
        </w:rPr>
        <w:t>Bearbeiten</w:t>
      </w:r>
      <w:r w:rsidRPr="00D776BA">
        <w:t>.</w:t>
      </w:r>
    </w:p>
    <w:p w14:paraId="334F640F" w14:textId="77777777" w:rsidR="00566181" w:rsidRDefault="00D911E3">
      <w:r w:rsidRPr="00D776BA">
        <w:fldChar w:fldCharType="begin"/>
      </w:r>
      <w:r w:rsidRPr="00D776BA">
        <w:instrText xml:space="preserve"> INCLUDEPICTURE "https://labondemand.blob.core.windows.net/content/lab149520/instructions237223%5CMedia8%5Cimage6.png" \* MERGEFORMATINET </w:instrText>
      </w:r>
      <w:r w:rsidRPr="00D776BA">
        <w:fldChar w:fldCharType="separate"/>
      </w:r>
      <w:r w:rsidRPr="00D776BA">
        <w:rPr>
          <w:noProof/>
        </w:rPr>
        <w:drawing>
          <wp:inline distT="0" distB="0" distL="0" distR="0" wp14:anchorId="2BB86BAA" wp14:editId="3F278EA0">
            <wp:extent cx="5731510" cy="3430905"/>
            <wp:effectExtent l="0" t="0" r="0" b="0"/>
            <wp:docPr id="255856484" name="Picture 13" descr="A screenshot of a computer screen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 screenshot of a computer screen 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BA">
        <w:fldChar w:fldCharType="end"/>
      </w:r>
    </w:p>
    <w:p w14:paraId="07BE5E75" w14:textId="77777777" w:rsidR="00566181" w:rsidRDefault="00D911E3">
      <w:pPr>
        <w:pStyle w:val="ListParagraph"/>
        <w:numPr>
          <w:ilvl w:val="0"/>
          <w:numId w:val="2"/>
        </w:numPr>
      </w:pPr>
      <w:r w:rsidRPr="00D776BA">
        <w:t xml:space="preserve">Klicken Sie auf Weiter, bis Sie zu </w:t>
      </w:r>
      <w:r w:rsidRPr="00D776BA">
        <w:rPr>
          <w:b/>
          <w:bCs/>
        </w:rPr>
        <w:t xml:space="preserve">Erweiterte DLP-Regeln anpassen </w:t>
      </w:r>
      <w:r w:rsidRPr="00D776BA">
        <w:t>gelangen.</w:t>
      </w:r>
    </w:p>
    <w:p w14:paraId="2D3A5B2A" w14:textId="77777777" w:rsidR="00566181" w:rsidRDefault="00D911E3">
      <w:r w:rsidRPr="00D776BA">
        <w:lastRenderedPageBreak/>
        <w:fldChar w:fldCharType="begin"/>
      </w:r>
      <w:r w:rsidRPr="00D776BA">
        <w:instrText xml:space="preserve"> INCLUDEPICTURE "https://labondemand.blob.core.windows.net/content/lab149520/instructions237223%5CMedia8%5Cimage7.png" \* MERGEFORMATINET </w:instrText>
      </w:r>
      <w:r w:rsidRPr="00D776BA">
        <w:fldChar w:fldCharType="separate"/>
      </w:r>
      <w:r w:rsidRPr="00D776BA">
        <w:rPr>
          <w:noProof/>
        </w:rPr>
        <w:drawing>
          <wp:inline distT="0" distB="0" distL="0" distR="0" wp14:anchorId="5D07336B" wp14:editId="6C1A11BE">
            <wp:extent cx="5731510" cy="3430905"/>
            <wp:effectExtent l="0" t="0" r="0" b="0"/>
            <wp:docPr id="1480054360" name="Picture 12" descr="A screenshot of a computer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 screenshot of a computer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BA">
        <w:fldChar w:fldCharType="end"/>
      </w:r>
    </w:p>
    <w:p w14:paraId="32C817A0" w14:textId="77777777" w:rsidR="00566181" w:rsidRDefault="00D911E3">
      <w:pPr>
        <w:pStyle w:val="ListParagraph"/>
        <w:numPr>
          <w:ilvl w:val="0"/>
          <w:numId w:val="2"/>
        </w:numPr>
      </w:pPr>
      <w:r w:rsidRPr="00D776BA">
        <w:t xml:space="preserve">Überprüfen Sie die Regeln und die Bedingungen für jede Risikostufe. Klicken Sie auf </w:t>
      </w:r>
      <w:r w:rsidRPr="00D776BA">
        <w:rPr>
          <w:b/>
          <w:bCs/>
        </w:rPr>
        <w:t>Weiter</w:t>
      </w:r>
      <w:r w:rsidRPr="00D776BA">
        <w:t>.</w:t>
      </w:r>
    </w:p>
    <w:p w14:paraId="413F25E6" w14:textId="77777777" w:rsidR="00566181" w:rsidRDefault="00D911E3">
      <w:pPr>
        <w:pStyle w:val="ListParagraph"/>
        <w:numPr>
          <w:ilvl w:val="0"/>
          <w:numId w:val="2"/>
        </w:numPr>
      </w:pPr>
      <w:r w:rsidRPr="00D776BA">
        <w:t xml:space="preserve">Wählen Sie auf der Seite </w:t>
      </w:r>
      <w:r w:rsidRPr="00D776BA">
        <w:rPr>
          <w:b/>
          <w:bCs/>
        </w:rPr>
        <w:t xml:space="preserve">Richtlinienmodus </w:t>
      </w:r>
      <w:r w:rsidRPr="00D776BA">
        <w:t xml:space="preserve">die Optionsschaltfläche neben </w:t>
      </w:r>
      <w:r w:rsidRPr="00D776BA">
        <w:rPr>
          <w:b/>
          <w:bCs/>
        </w:rPr>
        <w:t>Sofort einschalten</w:t>
      </w:r>
      <w:r w:rsidRPr="00D776BA">
        <w:t xml:space="preserve">. Klicken Sie auf </w:t>
      </w:r>
      <w:r w:rsidRPr="00D776BA">
        <w:rPr>
          <w:b/>
          <w:bCs/>
        </w:rPr>
        <w:t>Weiter</w:t>
      </w:r>
      <w:r w:rsidRPr="00D776BA">
        <w:t>.</w:t>
      </w:r>
    </w:p>
    <w:p w14:paraId="2E9DBB0D" w14:textId="77777777" w:rsidR="00566181" w:rsidRDefault="00D911E3">
      <w:r w:rsidRPr="00D776BA">
        <w:fldChar w:fldCharType="begin"/>
      </w:r>
      <w:r w:rsidRPr="00D776BA">
        <w:instrText xml:space="preserve"> INCLUDEPICTURE "https://labondemand.blob.core.windows.net/content/lab149520/instructions237223%5CMedia8%5Cimage8.png" \* MERGEFORMATINET </w:instrText>
      </w:r>
      <w:r w:rsidRPr="00D776BA">
        <w:fldChar w:fldCharType="separate"/>
      </w:r>
      <w:r w:rsidRPr="00D776BA">
        <w:rPr>
          <w:noProof/>
        </w:rPr>
        <w:drawing>
          <wp:inline distT="0" distB="0" distL="0" distR="0" wp14:anchorId="784C87D4" wp14:editId="0A11E8BB">
            <wp:extent cx="5731510" cy="3430905"/>
            <wp:effectExtent l="0" t="0" r="0" b="0"/>
            <wp:docPr id="1027290758" name="Picture 11" descr="A screenshot of a computer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 screenshot of a computer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BA">
        <w:fldChar w:fldCharType="end"/>
      </w:r>
    </w:p>
    <w:p w14:paraId="741DBB09" w14:textId="77777777" w:rsidR="00566181" w:rsidRDefault="00D911E3">
      <w:pPr>
        <w:pStyle w:val="ListParagraph"/>
        <w:numPr>
          <w:ilvl w:val="0"/>
          <w:numId w:val="2"/>
        </w:numPr>
      </w:pPr>
      <w:r w:rsidRPr="00D776BA">
        <w:t xml:space="preserve">Wählen Sie </w:t>
      </w:r>
      <w:r w:rsidRPr="00D776BA">
        <w:rPr>
          <w:b/>
          <w:bCs/>
        </w:rPr>
        <w:t>Senden</w:t>
      </w:r>
      <w:r w:rsidRPr="00D776BA">
        <w:t>.</w:t>
      </w:r>
    </w:p>
    <w:p w14:paraId="339D35E4" w14:textId="77777777" w:rsidR="00566181" w:rsidRDefault="00D911E3">
      <w:r w:rsidRPr="00D776BA">
        <w:lastRenderedPageBreak/>
        <w:fldChar w:fldCharType="begin"/>
      </w:r>
      <w:r w:rsidRPr="00D776BA">
        <w:instrText xml:space="preserve"> INCLUDEPICTURE "https://labondemand.blob.core.windows.net/content/lab149520/instructions237223%5CMedia8%5Cimage8.png" \* MERGEFORMATINET </w:instrText>
      </w:r>
      <w:r w:rsidRPr="00D776BA">
        <w:fldChar w:fldCharType="separate"/>
      </w:r>
      <w:r w:rsidRPr="00D776BA">
        <w:rPr>
          <w:noProof/>
        </w:rPr>
        <w:drawing>
          <wp:inline distT="0" distB="0" distL="0" distR="0" wp14:anchorId="2B03C8CD" wp14:editId="36C6F781">
            <wp:extent cx="5731510" cy="3430905"/>
            <wp:effectExtent l="0" t="0" r="0" b="0"/>
            <wp:docPr id="2063628681" name="Picture 10" descr="A screenshot of a computer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 screenshot of a computer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6BA">
        <w:fldChar w:fldCharType="end"/>
      </w:r>
    </w:p>
    <w:p w14:paraId="31293BC7" w14:textId="77777777" w:rsidR="00566181" w:rsidRDefault="00D911E3">
      <w:pPr>
        <w:pStyle w:val="ListParagraph"/>
        <w:numPr>
          <w:ilvl w:val="0"/>
          <w:numId w:val="2"/>
        </w:numPr>
      </w:pPr>
      <w:r w:rsidRPr="00D776BA">
        <w:t>Wiederholen Sie die Schritte, um die Adaptive Protection Policy für Teams und Exchange DLP zu aktivieren.</w:t>
      </w:r>
    </w:p>
    <w:p w14:paraId="15E713DE" w14:textId="77777777" w:rsidR="00566181" w:rsidRDefault="00D911E3">
      <w:pPr>
        <w:pStyle w:val="ListParagraph"/>
        <w:numPr>
          <w:ilvl w:val="0"/>
          <w:numId w:val="2"/>
        </w:numPr>
      </w:pPr>
      <w:r w:rsidRPr="00D776BA">
        <w:t>Wir werden jetzt noch keine Regeln oder Richtlinien erstellen, aber Sie können nach Abschluss des Praktikums die verschiedenen verfügbaren Optionen untersuchen.</w:t>
      </w:r>
    </w:p>
    <w:sectPr w:rsidR="00566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4" w:author="Dharti Jagani" w:date="2024-08-16T15:31:00Z" w:initials="DJ">
    <w:p w14:paraId="5CF1E591" w14:textId="77777777" w:rsidR="00566181" w:rsidRDefault="00D911E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Schritt hinzufügen</w:t>
      </w:r>
    </w:p>
  </w:comment>
  <w:comment w:id="18" w:author="Dharti Jagani" w:date="2024-08-16T15:37:00Z" w:initials="DJ">
    <w:p w14:paraId="4700D52D" w14:textId="77777777" w:rsidR="00566181" w:rsidRDefault="00D911E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Ersetzen Sie Schritt 2 durch diese 2 Schritte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CF1E591" w15:done="0"/>
  <w15:commentEx w15:paraId="4700D52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CF1E591" w16cid:durableId="52A94258"/>
  <w16cid:commentId w16cid:paraId="4700D52D" w16cid:durableId="4102FF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A4AEF"/>
    <w:multiLevelType w:val="multilevel"/>
    <w:tmpl w:val="1272F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6613EF"/>
    <w:multiLevelType w:val="multilevel"/>
    <w:tmpl w:val="C26EA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E10995"/>
    <w:multiLevelType w:val="multilevel"/>
    <w:tmpl w:val="B35C3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3854169">
    <w:abstractNumId w:val="2"/>
  </w:num>
  <w:num w:numId="2" w16cid:durableId="690573762">
    <w:abstractNumId w:val="1"/>
  </w:num>
  <w:num w:numId="3" w16cid:durableId="92276366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harti Jagani">
    <w15:presenceInfo w15:providerId="AD" w15:userId="S::dharti@technofocus.co::6545a728-5484-4ca5-848c-c900fa5f1b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BA"/>
    <w:rsid w:val="0024542C"/>
    <w:rsid w:val="004967FC"/>
    <w:rsid w:val="0055466B"/>
    <w:rsid w:val="00566181"/>
    <w:rsid w:val="00675C47"/>
    <w:rsid w:val="009F491F"/>
    <w:rsid w:val="00BB5331"/>
    <w:rsid w:val="00C47F8E"/>
    <w:rsid w:val="00CB25CA"/>
    <w:rsid w:val="00D776BA"/>
    <w:rsid w:val="00D911E3"/>
    <w:rsid w:val="00F0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49B0E"/>
  <w15:chartTrackingRefBased/>
  <w15:docId w15:val="{CAB0D89C-D0FA-7741-8B44-EEFFF2EDB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before="120" w:after="120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6BA"/>
    <w:pPr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776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6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6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6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6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6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6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6BA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6BA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6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76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776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6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6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6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6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6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6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6BA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6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6BA"/>
    <w:pPr>
      <w:numPr>
        <w:ilvl w:val="1"/>
      </w:numPr>
      <w:spacing w:after="160"/>
      <w:ind w:left="714" w:hanging="35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6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6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6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6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6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6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6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6BA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D776BA"/>
    <w:pPr>
      <w:spacing w:before="0" w:after="0"/>
      <w:ind w:left="0" w:firstLine="0"/>
    </w:pPr>
  </w:style>
  <w:style w:type="paragraph" w:styleId="NormalWeb">
    <w:name w:val="Normal (Web)"/>
    <w:basedOn w:val="Normal"/>
    <w:uiPriority w:val="99"/>
    <w:semiHidden/>
    <w:unhideWhenUsed/>
    <w:rsid w:val="00D776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D776BA"/>
  </w:style>
  <w:style w:type="character" w:styleId="Strong">
    <w:name w:val="Strong"/>
    <w:basedOn w:val="DefaultParagraphFont"/>
    <w:uiPriority w:val="22"/>
    <w:qFormat/>
    <w:rsid w:val="00D776BA"/>
    <w:rPr>
      <w:b/>
      <w:bCs/>
    </w:rPr>
  </w:style>
  <w:style w:type="character" w:customStyle="1" w:styleId="typetext">
    <w:name w:val="typetext"/>
    <w:basedOn w:val="DefaultParagraphFont"/>
    <w:rsid w:val="00D776BA"/>
  </w:style>
  <w:style w:type="character" w:styleId="CommentReference">
    <w:name w:val="annotation reference"/>
    <w:basedOn w:val="DefaultParagraphFont"/>
    <w:uiPriority w:val="99"/>
    <w:semiHidden/>
    <w:unhideWhenUsed/>
    <w:rsid w:val="00D776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76B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76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76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76B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1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microsoft.com/office/2011/relationships/people" Target="peop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5BB7A8-2B6F-4847-8948-6BCD8F3A6D07}">
  <ds:schemaRefs>
    <ds:schemaRef ds:uri="http://schemas.microsoft.com/office/2006/metadata/properties"/>
    <ds:schemaRef ds:uri="http://schemas.openxmlformats.org/package/2006/metadata/core-properties"/>
    <ds:schemaRef ds:uri="8ef809a0-ee5c-4f7c-93f4-54335103f45d"/>
    <ds:schemaRef ds:uri="http://www.w3.org/XML/1998/namespace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microsoft.com/sharepoint/v3"/>
    <ds:schemaRef ds:uri="http://purl.org/dc/dcmitype/"/>
    <ds:schemaRef ds:uri="http://purl.org/dc/terms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E07BF5E2-4868-4316-9DDE-FD12ECEECA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16C1A9-56D9-462D-8CCF-368853096A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Dharti Jagani</dc:creator>
  <cp:keywords>, docId:BD005491495746BF595CC8C3B8CF8504</cp:keywords>
  <dc:description/>
  <cp:lastModifiedBy>Sanket Joshi</cp:lastModifiedBy>
  <cp:revision>7</cp:revision>
  <dcterms:created xsi:type="dcterms:W3CDTF">2024-08-16T09:56:00Z</dcterms:created>
  <dcterms:modified xsi:type="dcterms:W3CDTF">2024-08-23T05:53:00Z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